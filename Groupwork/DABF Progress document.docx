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29FC" w14:textId="667CE956" w:rsidR="003F5E00" w:rsidRDefault="003F5E00" w:rsidP="00F61A78">
      <w:pPr>
        <w:spacing w:after="0" w:line="240" w:lineRule="auto"/>
        <w:contextualSpacing/>
        <w:jc w:val="center"/>
        <w:rPr>
          <w:rFonts w:eastAsiaTheme="majorEastAsia" w:cs="Times New Roman"/>
          <w:b/>
          <w:spacing w:val="-10"/>
          <w:kern w:val="28"/>
          <w:sz w:val="32"/>
          <w:lang w:eastAsia="en-US"/>
          <w14:ligatures w14:val="none"/>
        </w:rPr>
      </w:pPr>
      <w:r w:rsidRPr="003F5E00">
        <w:rPr>
          <w:rFonts w:eastAsiaTheme="majorEastAsia" w:cs="Times New Roman"/>
          <w:b/>
          <w:spacing w:val="-10"/>
          <w:kern w:val="28"/>
          <w:sz w:val="32"/>
          <w:lang w:eastAsia="en-US"/>
          <w14:ligatures w14:val="none"/>
        </w:rPr>
        <w:t xml:space="preserve">A Comparative Analysis of Stock Performance Across Fossil Fuel, Renewable, and Energy </w:t>
      </w:r>
      <w:r w:rsidR="00673822" w:rsidRPr="00673822">
        <w:rPr>
          <w:rFonts w:eastAsiaTheme="majorEastAsia" w:cs="Times New Roman"/>
          <w:b/>
          <w:spacing w:val="-10"/>
          <w:kern w:val="28"/>
          <w:sz w:val="32"/>
          <w:lang w:eastAsia="en-US"/>
          <w14:ligatures w14:val="none"/>
        </w:rPr>
        <w:t>Infrastructure &amp; Storage</w:t>
      </w:r>
      <w:r w:rsidR="00673822">
        <w:rPr>
          <w:rFonts w:eastAsiaTheme="majorEastAsia" w:cs="Times New Roman"/>
          <w:b/>
          <w:spacing w:val="-10"/>
          <w:kern w:val="28"/>
          <w:sz w:val="32"/>
          <w:lang w:eastAsia="en-US"/>
          <w14:ligatures w14:val="none"/>
        </w:rPr>
        <w:t xml:space="preserve"> </w:t>
      </w:r>
      <w:r w:rsidRPr="003F5E00">
        <w:rPr>
          <w:rFonts w:eastAsiaTheme="majorEastAsia" w:cs="Times New Roman"/>
          <w:b/>
          <w:spacing w:val="-10"/>
          <w:kern w:val="28"/>
          <w:sz w:val="32"/>
          <w:lang w:eastAsia="en-US"/>
          <w14:ligatures w14:val="none"/>
        </w:rPr>
        <w:t>Firms</w:t>
      </w:r>
    </w:p>
    <w:p w14:paraId="2F512B29" w14:textId="37448F52" w:rsidR="00F61A78" w:rsidRPr="003F5E00" w:rsidRDefault="003F5E00" w:rsidP="003F5E00">
      <w:pPr>
        <w:jc w:val="center"/>
        <w:rPr>
          <w:rFonts w:eastAsiaTheme="majorEastAsia" w:cs="Times New Roman"/>
          <w:b/>
          <w:spacing w:val="-10"/>
          <w:kern w:val="28"/>
          <w:sz w:val="32"/>
          <w:lang w:eastAsia="en-US"/>
          <w14:ligatures w14:val="none"/>
        </w:rPr>
      </w:pPr>
      <w:r>
        <w:rPr>
          <w:rFonts w:eastAsiaTheme="majorEastAsia" w:cs="Times New Roman"/>
          <w:b/>
          <w:spacing w:val="-10"/>
          <w:kern w:val="28"/>
          <w:sz w:val="32"/>
          <w:lang w:eastAsia="en-US"/>
          <w14:ligatures w14:val="none"/>
        </w:rPr>
        <w:br w:type="page"/>
      </w:r>
    </w:p>
    <w:p w14:paraId="425C9BC9" w14:textId="77777777" w:rsidR="00F61A78" w:rsidRPr="00F61A78" w:rsidRDefault="00F61A78" w:rsidP="00F61A78">
      <w:pPr>
        <w:spacing w:after="0" w:line="240" w:lineRule="auto"/>
        <w:contextualSpacing/>
        <w:jc w:val="center"/>
        <w:rPr>
          <w:rFonts w:eastAsiaTheme="majorEastAsia" w:cs="Times New Roman"/>
          <w:b/>
          <w:spacing w:val="-10"/>
          <w:kern w:val="28"/>
          <w:sz w:val="32"/>
          <w:lang w:val="en-US" w:eastAsia="en-US"/>
          <w14:ligatures w14:val="none"/>
        </w:rPr>
      </w:pPr>
    </w:p>
    <w:p w14:paraId="75D155CB" w14:textId="77777777" w:rsidR="00F61A78" w:rsidRPr="00F61A78" w:rsidRDefault="00F61A78" w:rsidP="00F61A78">
      <w:pPr>
        <w:spacing w:after="0" w:line="240" w:lineRule="auto"/>
        <w:contextualSpacing/>
        <w:jc w:val="center"/>
        <w:rPr>
          <w:rFonts w:eastAsiaTheme="majorEastAsia" w:cs="Times New Roman"/>
          <w:b/>
          <w:spacing w:val="-10"/>
          <w:kern w:val="28"/>
          <w:sz w:val="32"/>
          <w:lang w:val="en-US" w:eastAsia="en-US"/>
          <w14:ligatures w14:val="none"/>
        </w:rPr>
      </w:pPr>
    </w:p>
    <w:sdt>
      <w:sdtPr>
        <w:rPr>
          <w:rFonts w:eastAsiaTheme="minorHAnsi"/>
          <w:b/>
          <w:kern w:val="0"/>
          <w:szCs w:val="22"/>
          <w:lang w:val="en-US" w:eastAsia="en-US"/>
          <w14:ligatures w14:val="none"/>
        </w:rPr>
        <w:id w:val="-1533017926"/>
        <w:docPartObj>
          <w:docPartGallery w:val="Table of Contents"/>
          <w:docPartUnique/>
        </w:docPartObj>
      </w:sdtPr>
      <w:sdtEndPr>
        <w:rPr>
          <w:b w:val="0"/>
        </w:rPr>
      </w:sdtEndPr>
      <w:sdtContent>
        <w:p w14:paraId="7AD53C89" w14:textId="77777777" w:rsidR="00F61A78" w:rsidRPr="007F6BDC" w:rsidRDefault="00F61A78" w:rsidP="00F61A78">
          <w:pPr>
            <w:keepNext/>
            <w:keepLines/>
            <w:spacing w:before="240" w:after="0" w:line="256" w:lineRule="auto"/>
            <w:jc w:val="center"/>
            <w:rPr>
              <w:rFonts w:eastAsiaTheme="majorEastAsia" w:cs="Times New Roman"/>
              <w:b/>
              <w:kern w:val="0"/>
              <w:sz w:val="32"/>
              <w:szCs w:val="32"/>
              <w:lang w:val="en-US" w:eastAsia="en-US"/>
              <w14:ligatures w14:val="none"/>
            </w:rPr>
          </w:pPr>
          <w:r w:rsidRPr="007F6BDC">
            <w:rPr>
              <w:rFonts w:eastAsiaTheme="majorEastAsia" w:cs="Times New Roman"/>
              <w:b/>
              <w:kern w:val="0"/>
              <w:sz w:val="32"/>
              <w:szCs w:val="32"/>
              <w:lang w:val="en-US" w:eastAsia="en-US"/>
              <w14:ligatures w14:val="none"/>
            </w:rPr>
            <w:t>Table of Contents</w:t>
          </w:r>
        </w:p>
        <w:p w14:paraId="4D5E290E" w14:textId="7D50FE12" w:rsidR="007F6BDC" w:rsidRPr="007F6BDC" w:rsidRDefault="00F61A78">
          <w:pPr>
            <w:pStyle w:val="TOC1"/>
            <w:tabs>
              <w:tab w:val="left" w:pos="480"/>
              <w:tab w:val="right" w:leader="dot" w:pos="9016"/>
            </w:tabs>
            <w:rPr>
              <w:rFonts w:asciiTheme="minorHAnsi" w:eastAsiaTheme="minorEastAsia" w:hAnsiTheme="minorHAnsi"/>
              <w:bCs/>
              <w:noProof/>
              <w:kern w:val="2"/>
              <w:szCs w:val="24"/>
              <w14:ligatures w14:val="standardContextual"/>
            </w:rPr>
          </w:pPr>
          <w:r w:rsidRPr="007F6BDC">
            <w:rPr>
              <w:bCs/>
            </w:rPr>
            <w:fldChar w:fldCharType="begin"/>
          </w:r>
          <w:r w:rsidRPr="007F6BDC">
            <w:rPr>
              <w:bCs/>
            </w:rPr>
            <w:instrText xml:space="preserve"> TOC \o "1-3" \h \z \u </w:instrText>
          </w:r>
          <w:r w:rsidRPr="007F6BDC">
            <w:rPr>
              <w:bCs/>
            </w:rPr>
            <w:fldChar w:fldCharType="separate"/>
          </w:r>
          <w:hyperlink w:anchor="_Toc213176055" w:history="1">
            <w:r w:rsidR="007F6BDC" w:rsidRPr="007F6BDC">
              <w:rPr>
                <w:rStyle w:val="Hyperlink"/>
                <w:rFonts w:eastAsia="Times New Roman"/>
                <w:bCs/>
                <w:noProof/>
              </w:rPr>
              <w:t>1</w:t>
            </w:r>
            <w:r w:rsidR="007F6BDC" w:rsidRPr="007F6BDC">
              <w:rPr>
                <w:rFonts w:asciiTheme="minorHAnsi" w:eastAsiaTheme="minorEastAsia" w:hAnsiTheme="minorHAnsi"/>
                <w:bCs/>
                <w:noProof/>
                <w:kern w:val="2"/>
                <w:szCs w:val="24"/>
                <w14:ligatures w14:val="standardContextual"/>
              </w:rPr>
              <w:tab/>
            </w:r>
            <w:r w:rsidR="007F6BDC" w:rsidRPr="007F6BDC">
              <w:rPr>
                <w:rStyle w:val="Hyperlink"/>
                <w:rFonts w:eastAsia="Times New Roman"/>
                <w:bCs/>
                <w:noProof/>
              </w:rPr>
              <w:t>Introduction</w:t>
            </w:r>
            <w:r w:rsidR="007F6BDC" w:rsidRPr="007F6BDC">
              <w:rPr>
                <w:bCs/>
                <w:noProof/>
                <w:webHidden/>
              </w:rPr>
              <w:tab/>
            </w:r>
            <w:r w:rsidR="007F6BDC" w:rsidRPr="007F6BDC">
              <w:rPr>
                <w:bCs/>
                <w:noProof/>
                <w:webHidden/>
              </w:rPr>
              <w:fldChar w:fldCharType="begin"/>
            </w:r>
            <w:r w:rsidR="007F6BDC" w:rsidRPr="007F6BDC">
              <w:rPr>
                <w:bCs/>
                <w:noProof/>
                <w:webHidden/>
              </w:rPr>
              <w:instrText xml:space="preserve"> PAGEREF _Toc213176055 \h </w:instrText>
            </w:r>
            <w:r w:rsidR="007F6BDC" w:rsidRPr="007F6BDC">
              <w:rPr>
                <w:bCs/>
                <w:noProof/>
                <w:webHidden/>
              </w:rPr>
            </w:r>
            <w:r w:rsidR="007F6BDC" w:rsidRPr="007F6BDC">
              <w:rPr>
                <w:bCs/>
                <w:noProof/>
                <w:webHidden/>
              </w:rPr>
              <w:fldChar w:fldCharType="separate"/>
            </w:r>
            <w:r w:rsidR="007F6BDC" w:rsidRPr="007F6BDC">
              <w:rPr>
                <w:bCs/>
                <w:noProof/>
                <w:webHidden/>
              </w:rPr>
              <w:t>3</w:t>
            </w:r>
            <w:r w:rsidR="007F6BDC" w:rsidRPr="007F6BDC">
              <w:rPr>
                <w:bCs/>
                <w:noProof/>
                <w:webHidden/>
              </w:rPr>
              <w:fldChar w:fldCharType="end"/>
            </w:r>
          </w:hyperlink>
        </w:p>
        <w:p w14:paraId="3059DA53" w14:textId="737B0464"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56" w:history="1">
            <w:r w:rsidRPr="007F6BDC">
              <w:rPr>
                <w:rStyle w:val="Hyperlink"/>
                <w:bCs/>
                <w:noProof/>
              </w:rPr>
              <w:t>2</w:t>
            </w:r>
            <w:r w:rsidRPr="007F6BDC">
              <w:rPr>
                <w:rFonts w:asciiTheme="minorHAnsi" w:eastAsiaTheme="minorEastAsia" w:hAnsiTheme="minorHAnsi"/>
                <w:bCs/>
                <w:noProof/>
                <w:kern w:val="2"/>
                <w:szCs w:val="24"/>
                <w14:ligatures w14:val="standardContextual"/>
              </w:rPr>
              <w:tab/>
            </w:r>
            <w:r w:rsidRPr="007F6BDC">
              <w:rPr>
                <w:rStyle w:val="Hyperlink"/>
                <w:bCs/>
                <w:noProof/>
              </w:rPr>
              <w:t>Data Collection</w:t>
            </w:r>
            <w:r w:rsidRPr="007F6BDC">
              <w:rPr>
                <w:bCs/>
                <w:noProof/>
                <w:webHidden/>
              </w:rPr>
              <w:tab/>
            </w:r>
            <w:r w:rsidRPr="007F6BDC">
              <w:rPr>
                <w:bCs/>
                <w:noProof/>
                <w:webHidden/>
              </w:rPr>
              <w:fldChar w:fldCharType="begin"/>
            </w:r>
            <w:r w:rsidRPr="007F6BDC">
              <w:rPr>
                <w:bCs/>
                <w:noProof/>
                <w:webHidden/>
              </w:rPr>
              <w:instrText xml:space="preserve"> PAGEREF _Toc213176056 \h </w:instrText>
            </w:r>
            <w:r w:rsidRPr="007F6BDC">
              <w:rPr>
                <w:bCs/>
                <w:noProof/>
                <w:webHidden/>
              </w:rPr>
            </w:r>
            <w:r w:rsidRPr="007F6BDC">
              <w:rPr>
                <w:bCs/>
                <w:noProof/>
                <w:webHidden/>
              </w:rPr>
              <w:fldChar w:fldCharType="separate"/>
            </w:r>
            <w:r w:rsidRPr="007F6BDC">
              <w:rPr>
                <w:bCs/>
                <w:noProof/>
                <w:webHidden/>
              </w:rPr>
              <w:t>3</w:t>
            </w:r>
            <w:r w:rsidRPr="007F6BDC">
              <w:rPr>
                <w:bCs/>
                <w:noProof/>
                <w:webHidden/>
              </w:rPr>
              <w:fldChar w:fldCharType="end"/>
            </w:r>
          </w:hyperlink>
        </w:p>
        <w:p w14:paraId="02196CA3" w14:textId="15D07CA3"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57" w:history="1">
            <w:r w:rsidRPr="007F6BDC">
              <w:rPr>
                <w:rStyle w:val="Hyperlink"/>
                <w:rFonts w:eastAsia="Times New Roman"/>
                <w:bCs/>
                <w:noProof/>
              </w:rPr>
              <w:t>3</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bCs/>
                <w:noProof/>
              </w:rPr>
              <w:t>Methodology</w:t>
            </w:r>
            <w:r w:rsidRPr="007F6BDC">
              <w:rPr>
                <w:bCs/>
                <w:noProof/>
                <w:webHidden/>
              </w:rPr>
              <w:tab/>
            </w:r>
            <w:r w:rsidRPr="007F6BDC">
              <w:rPr>
                <w:bCs/>
                <w:noProof/>
                <w:webHidden/>
              </w:rPr>
              <w:fldChar w:fldCharType="begin"/>
            </w:r>
            <w:r w:rsidRPr="007F6BDC">
              <w:rPr>
                <w:bCs/>
                <w:noProof/>
                <w:webHidden/>
              </w:rPr>
              <w:instrText xml:space="preserve"> PAGEREF _Toc213176057 \h </w:instrText>
            </w:r>
            <w:r w:rsidRPr="007F6BDC">
              <w:rPr>
                <w:bCs/>
                <w:noProof/>
                <w:webHidden/>
              </w:rPr>
            </w:r>
            <w:r w:rsidRPr="007F6BDC">
              <w:rPr>
                <w:bCs/>
                <w:noProof/>
                <w:webHidden/>
              </w:rPr>
              <w:fldChar w:fldCharType="separate"/>
            </w:r>
            <w:r w:rsidRPr="007F6BDC">
              <w:rPr>
                <w:bCs/>
                <w:noProof/>
                <w:webHidden/>
              </w:rPr>
              <w:t>4</w:t>
            </w:r>
            <w:r w:rsidRPr="007F6BDC">
              <w:rPr>
                <w:bCs/>
                <w:noProof/>
                <w:webHidden/>
              </w:rPr>
              <w:fldChar w:fldCharType="end"/>
            </w:r>
          </w:hyperlink>
        </w:p>
        <w:p w14:paraId="24694B76" w14:textId="09E67C62"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58" w:history="1">
            <w:r w:rsidRPr="007F6BDC">
              <w:rPr>
                <w:rStyle w:val="Hyperlink"/>
                <w:rFonts w:eastAsia="Times New Roman"/>
                <w:bCs/>
                <w:noProof/>
              </w:rPr>
              <w:t>4</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bCs/>
                <w:noProof/>
              </w:rPr>
              <w:t>Data Analysis and Results</w:t>
            </w:r>
            <w:r w:rsidRPr="007F6BDC">
              <w:rPr>
                <w:bCs/>
                <w:noProof/>
                <w:webHidden/>
              </w:rPr>
              <w:tab/>
            </w:r>
            <w:r w:rsidRPr="007F6BDC">
              <w:rPr>
                <w:bCs/>
                <w:noProof/>
                <w:webHidden/>
              </w:rPr>
              <w:fldChar w:fldCharType="begin"/>
            </w:r>
            <w:r w:rsidRPr="007F6BDC">
              <w:rPr>
                <w:bCs/>
                <w:noProof/>
                <w:webHidden/>
              </w:rPr>
              <w:instrText xml:space="preserve"> PAGEREF _Toc213176058 \h </w:instrText>
            </w:r>
            <w:r w:rsidRPr="007F6BDC">
              <w:rPr>
                <w:bCs/>
                <w:noProof/>
                <w:webHidden/>
              </w:rPr>
            </w:r>
            <w:r w:rsidRPr="007F6BDC">
              <w:rPr>
                <w:bCs/>
                <w:noProof/>
                <w:webHidden/>
              </w:rPr>
              <w:fldChar w:fldCharType="separate"/>
            </w:r>
            <w:r w:rsidRPr="007F6BDC">
              <w:rPr>
                <w:bCs/>
                <w:noProof/>
                <w:webHidden/>
              </w:rPr>
              <w:t>5</w:t>
            </w:r>
            <w:r w:rsidRPr="007F6BDC">
              <w:rPr>
                <w:bCs/>
                <w:noProof/>
                <w:webHidden/>
              </w:rPr>
              <w:fldChar w:fldCharType="end"/>
            </w:r>
          </w:hyperlink>
        </w:p>
        <w:p w14:paraId="7680A1B8" w14:textId="780FE5BF" w:rsidR="007F6BDC" w:rsidRPr="007F6BDC" w:rsidRDefault="007F6BDC">
          <w:pPr>
            <w:pStyle w:val="TOC2"/>
            <w:tabs>
              <w:tab w:val="left" w:pos="960"/>
              <w:tab w:val="right" w:leader="dot" w:pos="9016"/>
            </w:tabs>
            <w:rPr>
              <w:rFonts w:asciiTheme="minorHAnsi" w:eastAsiaTheme="minorEastAsia" w:hAnsiTheme="minorHAnsi"/>
              <w:bCs/>
              <w:noProof/>
              <w:kern w:val="2"/>
              <w:szCs w:val="24"/>
              <w14:ligatures w14:val="standardContextual"/>
            </w:rPr>
          </w:pPr>
          <w:hyperlink w:anchor="_Toc213176059" w:history="1">
            <w:r w:rsidRPr="007F6BDC">
              <w:rPr>
                <w:rStyle w:val="Hyperlink"/>
                <w:rFonts w:eastAsia="Times New Roman"/>
                <w:bCs/>
                <w:noProof/>
              </w:rPr>
              <w:t>4.1</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bCs/>
                <w:noProof/>
              </w:rPr>
              <w:t>Descriptive Statistics:</w:t>
            </w:r>
            <w:r w:rsidRPr="007F6BDC">
              <w:rPr>
                <w:bCs/>
                <w:noProof/>
                <w:webHidden/>
              </w:rPr>
              <w:tab/>
            </w:r>
            <w:r w:rsidRPr="007F6BDC">
              <w:rPr>
                <w:bCs/>
                <w:noProof/>
                <w:webHidden/>
              </w:rPr>
              <w:fldChar w:fldCharType="begin"/>
            </w:r>
            <w:r w:rsidRPr="007F6BDC">
              <w:rPr>
                <w:bCs/>
                <w:noProof/>
                <w:webHidden/>
              </w:rPr>
              <w:instrText xml:space="preserve"> PAGEREF _Toc213176059 \h </w:instrText>
            </w:r>
            <w:r w:rsidRPr="007F6BDC">
              <w:rPr>
                <w:bCs/>
                <w:noProof/>
                <w:webHidden/>
              </w:rPr>
            </w:r>
            <w:r w:rsidRPr="007F6BDC">
              <w:rPr>
                <w:bCs/>
                <w:noProof/>
                <w:webHidden/>
              </w:rPr>
              <w:fldChar w:fldCharType="separate"/>
            </w:r>
            <w:r w:rsidRPr="007F6BDC">
              <w:rPr>
                <w:bCs/>
                <w:noProof/>
                <w:webHidden/>
              </w:rPr>
              <w:t>5</w:t>
            </w:r>
            <w:r w:rsidRPr="007F6BDC">
              <w:rPr>
                <w:bCs/>
                <w:noProof/>
                <w:webHidden/>
              </w:rPr>
              <w:fldChar w:fldCharType="end"/>
            </w:r>
          </w:hyperlink>
        </w:p>
        <w:p w14:paraId="3FC8F4FF" w14:textId="7F7CA439"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0" w:history="1">
            <w:r w:rsidRPr="007F6BDC">
              <w:rPr>
                <w:rStyle w:val="Hyperlink"/>
                <w:rFonts w:eastAsia="Times New Roman" w:cstheme="majorBidi"/>
                <w:bCs/>
                <w:noProof/>
              </w:rPr>
              <w:t>5.2 Visualizations:</w:t>
            </w:r>
            <w:r w:rsidRPr="007F6BDC">
              <w:rPr>
                <w:bCs/>
                <w:noProof/>
                <w:webHidden/>
              </w:rPr>
              <w:tab/>
            </w:r>
            <w:r w:rsidRPr="007F6BDC">
              <w:rPr>
                <w:bCs/>
                <w:noProof/>
                <w:webHidden/>
              </w:rPr>
              <w:fldChar w:fldCharType="begin"/>
            </w:r>
            <w:r w:rsidRPr="007F6BDC">
              <w:rPr>
                <w:bCs/>
                <w:noProof/>
                <w:webHidden/>
              </w:rPr>
              <w:instrText xml:space="preserve"> PAGEREF _Toc213176060 \h </w:instrText>
            </w:r>
            <w:r w:rsidRPr="007F6BDC">
              <w:rPr>
                <w:bCs/>
                <w:noProof/>
                <w:webHidden/>
              </w:rPr>
            </w:r>
            <w:r w:rsidRPr="007F6BDC">
              <w:rPr>
                <w:bCs/>
                <w:noProof/>
                <w:webHidden/>
              </w:rPr>
              <w:fldChar w:fldCharType="separate"/>
            </w:r>
            <w:r w:rsidRPr="007F6BDC">
              <w:rPr>
                <w:bCs/>
                <w:noProof/>
                <w:webHidden/>
              </w:rPr>
              <w:t>2</w:t>
            </w:r>
            <w:r w:rsidRPr="007F6BDC">
              <w:rPr>
                <w:bCs/>
                <w:noProof/>
                <w:webHidden/>
              </w:rPr>
              <w:fldChar w:fldCharType="end"/>
            </w:r>
          </w:hyperlink>
        </w:p>
        <w:p w14:paraId="1B6BBCDF" w14:textId="1F023BDF"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1" w:history="1">
            <w:r w:rsidRPr="007F6BDC">
              <w:rPr>
                <w:rStyle w:val="Hyperlink"/>
                <w:rFonts w:eastAsiaTheme="majorEastAsia" w:cstheme="majorBidi"/>
                <w:bCs/>
                <w:noProof/>
              </w:rPr>
              <w:t>5.3 Financial Metrics</w:t>
            </w:r>
            <w:r w:rsidRPr="007F6BDC">
              <w:rPr>
                <w:bCs/>
                <w:noProof/>
                <w:webHidden/>
              </w:rPr>
              <w:tab/>
            </w:r>
            <w:r w:rsidRPr="007F6BDC">
              <w:rPr>
                <w:bCs/>
                <w:noProof/>
                <w:webHidden/>
              </w:rPr>
              <w:fldChar w:fldCharType="begin"/>
            </w:r>
            <w:r w:rsidRPr="007F6BDC">
              <w:rPr>
                <w:bCs/>
                <w:noProof/>
                <w:webHidden/>
              </w:rPr>
              <w:instrText xml:space="preserve"> PAGEREF _Toc213176061 \h </w:instrText>
            </w:r>
            <w:r w:rsidRPr="007F6BDC">
              <w:rPr>
                <w:bCs/>
                <w:noProof/>
                <w:webHidden/>
              </w:rPr>
            </w:r>
            <w:r w:rsidRPr="007F6BDC">
              <w:rPr>
                <w:bCs/>
                <w:noProof/>
                <w:webHidden/>
              </w:rPr>
              <w:fldChar w:fldCharType="separate"/>
            </w:r>
            <w:r w:rsidRPr="007F6BDC">
              <w:rPr>
                <w:bCs/>
                <w:noProof/>
                <w:webHidden/>
              </w:rPr>
              <w:t>8</w:t>
            </w:r>
            <w:r w:rsidRPr="007F6BDC">
              <w:rPr>
                <w:bCs/>
                <w:noProof/>
                <w:webHidden/>
              </w:rPr>
              <w:fldChar w:fldCharType="end"/>
            </w:r>
          </w:hyperlink>
        </w:p>
        <w:p w14:paraId="0F396F83" w14:textId="5BAB8C25"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2" w:history="1">
            <w:r w:rsidRPr="007F6BDC">
              <w:rPr>
                <w:rStyle w:val="Hyperlink"/>
                <w:rFonts w:eastAsia="Times New Roman" w:cstheme="majorBidi"/>
                <w:bCs/>
                <w:noProof/>
              </w:rPr>
              <w:t>5.4 Cointegration Test:</w:t>
            </w:r>
            <w:r w:rsidRPr="007F6BDC">
              <w:rPr>
                <w:bCs/>
                <w:noProof/>
                <w:webHidden/>
              </w:rPr>
              <w:tab/>
            </w:r>
            <w:r w:rsidRPr="007F6BDC">
              <w:rPr>
                <w:bCs/>
                <w:noProof/>
                <w:webHidden/>
              </w:rPr>
              <w:fldChar w:fldCharType="begin"/>
            </w:r>
            <w:r w:rsidRPr="007F6BDC">
              <w:rPr>
                <w:bCs/>
                <w:noProof/>
                <w:webHidden/>
              </w:rPr>
              <w:instrText xml:space="preserve"> PAGEREF _Toc213176062 \h </w:instrText>
            </w:r>
            <w:r w:rsidRPr="007F6BDC">
              <w:rPr>
                <w:bCs/>
                <w:noProof/>
                <w:webHidden/>
              </w:rPr>
            </w:r>
            <w:r w:rsidRPr="007F6BDC">
              <w:rPr>
                <w:bCs/>
                <w:noProof/>
                <w:webHidden/>
              </w:rPr>
              <w:fldChar w:fldCharType="separate"/>
            </w:r>
            <w:r w:rsidRPr="007F6BDC">
              <w:rPr>
                <w:bCs/>
                <w:noProof/>
                <w:webHidden/>
              </w:rPr>
              <w:t>8</w:t>
            </w:r>
            <w:r w:rsidRPr="007F6BDC">
              <w:rPr>
                <w:bCs/>
                <w:noProof/>
                <w:webHidden/>
              </w:rPr>
              <w:fldChar w:fldCharType="end"/>
            </w:r>
          </w:hyperlink>
        </w:p>
        <w:p w14:paraId="2977A66B" w14:textId="3F0801E2" w:rsidR="007F6BDC" w:rsidRPr="007F6BDC" w:rsidRDefault="007F6BDC">
          <w:pPr>
            <w:pStyle w:val="TOC2"/>
            <w:tabs>
              <w:tab w:val="right" w:leader="dot" w:pos="9016"/>
            </w:tabs>
            <w:rPr>
              <w:rFonts w:asciiTheme="minorHAnsi" w:eastAsiaTheme="minorEastAsia" w:hAnsiTheme="minorHAnsi"/>
              <w:bCs/>
              <w:noProof/>
              <w:kern w:val="2"/>
              <w:szCs w:val="24"/>
              <w14:ligatures w14:val="standardContextual"/>
            </w:rPr>
          </w:pPr>
          <w:hyperlink w:anchor="_Toc213176063" w:history="1">
            <w:r w:rsidRPr="007F6BDC">
              <w:rPr>
                <w:rStyle w:val="Hyperlink"/>
                <w:rFonts w:eastAsia="Times New Roman" w:cstheme="majorBidi"/>
                <w:bCs/>
                <w:noProof/>
              </w:rPr>
              <w:t>5.5 Correlation Matrix:</w:t>
            </w:r>
            <w:r w:rsidRPr="007F6BDC">
              <w:rPr>
                <w:bCs/>
                <w:noProof/>
                <w:webHidden/>
              </w:rPr>
              <w:tab/>
            </w:r>
            <w:r w:rsidRPr="007F6BDC">
              <w:rPr>
                <w:bCs/>
                <w:noProof/>
                <w:webHidden/>
              </w:rPr>
              <w:fldChar w:fldCharType="begin"/>
            </w:r>
            <w:r w:rsidRPr="007F6BDC">
              <w:rPr>
                <w:bCs/>
                <w:noProof/>
                <w:webHidden/>
              </w:rPr>
              <w:instrText xml:space="preserve"> PAGEREF _Toc213176063 \h </w:instrText>
            </w:r>
            <w:r w:rsidRPr="007F6BDC">
              <w:rPr>
                <w:bCs/>
                <w:noProof/>
                <w:webHidden/>
              </w:rPr>
            </w:r>
            <w:r w:rsidRPr="007F6BDC">
              <w:rPr>
                <w:bCs/>
                <w:noProof/>
                <w:webHidden/>
              </w:rPr>
              <w:fldChar w:fldCharType="separate"/>
            </w:r>
            <w:r w:rsidRPr="007F6BDC">
              <w:rPr>
                <w:bCs/>
                <w:noProof/>
                <w:webHidden/>
              </w:rPr>
              <w:t>9</w:t>
            </w:r>
            <w:r w:rsidRPr="007F6BDC">
              <w:rPr>
                <w:bCs/>
                <w:noProof/>
                <w:webHidden/>
              </w:rPr>
              <w:fldChar w:fldCharType="end"/>
            </w:r>
          </w:hyperlink>
        </w:p>
        <w:p w14:paraId="6E3828B1" w14:textId="0C84D3D1" w:rsidR="007F6BDC" w:rsidRPr="007F6BDC" w:rsidRDefault="007F6BDC">
          <w:pPr>
            <w:pStyle w:val="TOC1"/>
            <w:tabs>
              <w:tab w:val="left" w:pos="480"/>
              <w:tab w:val="right" w:leader="dot" w:pos="9016"/>
            </w:tabs>
            <w:rPr>
              <w:rFonts w:asciiTheme="minorHAnsi" w:eastAsiaTheme="minorEastAsia" w:hAnsiTheme="minorHAnsi"/>
              <w:bCs/>
              <w:noProof/>
              <w:kern w:val="2"/>
              <w:szCs w:val="24"/>
              <w14:ligatures w14:val="standardContextual"/>
            </w:rPr>
          </w:pPr>
          <w:hyperlink w:anchor="_Toc213176064" w:history="1">
            <w:r w:rsidRPr="007F6BDC">
              <w:rPr>
                <w:rStyle w:val="Hyperlink"/>
                <w:rFonts w:eastAsia="Times New Roman" w:cstheme="majorBidi"/>
                <w:bCs/>
                <w:noProof/>
              </w:rPr>
              <w:t>1.</w:t>
            </w:r>
            <w:r w:rsidRPr="007F6BDC">
              <w:rPr>
                <w:rFonts w:asciiTheme="minorHAnsi" w:eastAsiaTheme="minorEastAsia" w:hAnsiTheme="minorHAnsi"/>
                <w:bCs/>
                <w:noProof/>
                <w:kern w:val="2"/>
                <w:szCs w:val="24"/>
                <w14:ligatures w14:val="standardContextual"/>
              </w:rPr>
              <w:tab/>
            </w:r>
            <w:r w:rsidRPr="007F6BDC">
              <w:rPr>
                <w:rStyle w:val="Hyperlink"/>
                <w:rFonts w:eastAsia="Times New Roman" w:cstheme="majorBidi"/>
                <w:bCs/>
                <w:noProof/>
              </w:rPr>
              <w:t>Discussion</w:t>
            </w:r>
            <w:r w:rsidRPr="007F6BDC">
              <w:rPr>
                <w:bCs/>
                <w:noProof/>
                <w:webHidden/>
              </w:rPr>
              <w:tab/>
            </w:r>
            <w:r w:rsidRPr="007F6BDC">
              <w:rPr>
                <w:bCs/>
                <w:noProof/>
                <w:webHidden/>
              </w:rPr>
              <w:fldChar w:fldCharType="begin"/>
            </w:r>
            <w:r w:rsidRPr="007F6BDC">
              <w:rPr>
                <w:bCs/>
                <w:noProof/>
                <w:webHidden/>
              </w:rPr>
              <w:instrText xml:space="preserve"> PAGEREF _Toc213176064 \h </w:instrText>
            </w:r>
            <w:r w:rsidRPr="007F6BDC">
              <w:rPr>
                <w:bCs/>
                <w:noProof/>
                <w:webHidden/>
              </w:rPr>
            </w:r>
            <w:r w:rsidRPr="007F6BDC">
              <w:rPr>
                <w:bCs/>
                <w:noProof/>
                <w:webHidden/>
              </w:rPr>
              <w:fldChar w:fldCharType="separate"/>
            </w:r>
            <w:r w:rsidRPr="007F6BDC">
              <w:rPr>
                <w:bCs/>
                <w:noProof/>
                <w:webHidden/>
              </w:rPr>
              <w:t>9</w:t>
            </w:r>
            <w:r w:rsidRPr="007F6BDC">
              <w:rPr>
                <w:bCs/>
                <w:noProof/>
                <w:webHidden/>
              </w:rPr>
              <w:fldChar w:fldCharType="end"/>
            </w:r>
          </w:hyperlink>
        </w:p>
        <w:p w14:paraId="7B7DF5A0" w14:textId="543EF936" w:rsidR="007F6BDC" w:rsidRPr="007F6BDC" w:rsidRDefault="007F6BDC">
          <w:pPr>
            <w:pStyle w:val="TOC1"/>
            <w:tabs>
              <w:tab w:val="right" w:leader="dot" w:pos="9016"/>
            </w:tabs>
            <w:rPr>
              <w:rFonts w:asciiTheme="minorHAnsi" w:eastAsiaTheme="minorEastAsia" w:hAnsiTheme="minorHAnsi"/>
              <w:bCs/>
              <w:noProof/>
              <w:kern w:val="2"/>
              <w:szCs w:val="24"/>
              <w14:ligatures w14:val="standardContextual"/>
            </w:rPr>
          </w:pPr>
          <w:hyperlink w:anchor="_Toc213176065" w:history="1">
            <w:r w:rsidRPr="007F6BDC">
              <w:rPr>
                <w:rStyle w:val="Hyperlink"/>
                <w:rFonts w:eastAsia="Times New Roman" w:cstheme="majorBidi"/>
                <w:bCs/>
                <w:noProof/>
              </w:rPr>
              <w:t>7. Conclusion</w:t>
            </w:r>
            <w:r w:rsidRPr="007F6BDC">
              <w:rPr>
                <w:bCs/>
                <w:noProof/>
                <w:webHidden/>
              </w:rPr>
              <w:tab/>
            </w:r>
            <w:r w:rsidRPr="007F6BDC">
              <w:rPr>
                <w:bCs/>
                <w:noProof/>
                <w:webHidden/>
              </w:rPr>
              <w:fldChar w:fldCharType="begin"/>
            </w:r>
            <w:r w:rsidRPr="007F6BDC">
              <w:rPr>
                <w:bCs/>
                <w:noProof/>
                <w:webHidden/>
              </w:rPr>
              <w:instrText xml:space="preserve"> PAGEREF _Toc213176065 \h </w:instrText>
            </w:r>
            <w:r w:rsidRPr="007F6BDC">
              <w:rPr>
                <w:bCs/>
                <w:noProof/>
                <w:webHidden/>
              </w:rPr>
            </w:r>
            <w:r w:rsidRPr="007F6BDC">
              <w:rPr>
                <w:bCs/>
                <w:noProof/>
                <w:webHidden/>
              </w:rPr>
              <w:fldChar w:fldCharType="separate"/>
            </w:r>
            <w:r w:rsidRPr="007F6BDC">
              <w:rPr>
                <w:bCs/>
                <w:noProof/>
                <w:webHidden/>
              </w:rPr>
              <w:t>10</w:t>
            </w:r>
            <w:r w:rsidRPr="007F6BDC">
              <w:rPr>
                <w:bCs/>
                <w:noProof/>
                <w:webHidden/>
              </w:rPr>
              <w:fldChar w:fldCharType="end"/>
            </w:r>
          </w:hyperlink>
        </w:p>
        <w:p w14:paraId="2A44E78C" w14:textId="766D77B1" w:rsidR="007F6BDC" w:rsidRPr="007F6BDC" w:rsidRDefault="007F6BDC">
          <w:pPr>
            <w:pStyle w:val="TOC1"/>
            <w:tabs>
              <w:tab w:val="right" w:leader="dot" w:pos="9016"/>
            </w:tabs>
            <w:rPr>
              <w:rFonts w:asciiTheme="minorHAnsi" w:eastAsiaTheme="minorEastAsia" w:hAnsiTheme="minorHAnsi"/>
              <w:bCs/>
              <w:noProof/>
              <w:kern w:val="2"/>
              <w:szCs w:val="24"/>
              <w14:ligatures w14:val="standardContextual"/>
            </w:rPr>
          </w:pPr>
          <w:hyperlink w:anchor="_Toc213176066" w:history="1">
            <w:r w:rsidRPr="007F6BDC">
              <w:rPr>
                <w:rStyle w:val="Hyperlink"/>
                <w:rFonts w:eastAsia="Times New Roman" w:cstheme="majorBidi"/>
                <w:bCs/>
                <w:noProof/>
              </w:rPr>
              <w:t>8. References</w:t>
            </w:r>
            <w:r w:rsidRPr="007F6BDC">
              <w:rPr>
                <w:bCs/>
                <w:noProof/>
                <w:webHidden/>
              </w:rPr>
              <w:tab/>
            </w:r>
            <w:r w:rsidRPr="007F6BDC">
              <w:rPr>
                <w:bCs/>
                <w:noProof/>
                <w:webHidden/>
              </w:rPr>
              <w:fldChar w:fldCharType="begin"/>
            </w:r>
            <w:r w:rsidRPr="007F6BDC">
              <w:rPr>
                <w:bCs/>
                <w:noProof/>
                <w:webHidden/>
              </w:rPr>
              <w:instrText xml:space="preserve"> PAGEREF _Toc213176066 \h </w:instrText>
            </w:r>
            <w:r w:rsidRPr="007F6BDC">
              <w:rPr>
                <w:bCs/>
                <w:noProof/>
                <w:webHidden/>
              </w:rPr>
            </w:r>
            <w:r w:rsidRPr="007F6BDC">
              <w:rPr>
                <w:bCs/>
                <w:noProof/>
                <w:webHidden/>
              </w:rPr>
              <w:fldChar w:fldCharType="separate"/>
            </w:r>
            <w:r w:rsidRPr="007F6BDC">
              <w:rPr>
                <w:bCs/>
                <w:noProof/>
                <w:webHidden/>
              </w:rPr>
              <w:t>10</w:t>
            </w:r>
            <w:r w:rsidRPr="007F6BDC">
              <w:rPr>
                <w:bCs/>
                <w:noProof/>
                <w:webHidden/>
              </w:rPr>
              <w:fldChar w:fldCharType="end"/>
            </w:r>
          </w:hyperlink>
        </w:p>
        <w:p w14:paraId="4215EE11" w14:textId="3073B968" w:rsidR="00B154EB" w:rsidRDefault="00F61A78" w:rsidP="00B154EB">
          <w:pPr>
            <w:spacing w:line="360" w:lineRule="auto"/>
            <w:rPr>
              <w:rFonts w:eastAsiaTheme="minorHAnsi"/>
              <w:kern w:val="0"/>
              <w:szCs w:val="22"/>
              <w:lang w:val="en-US" w:eastAsia="en-US"/>
              <w14:ligatures w14:val="none"/>
            </w:rPr>
          </w:pPr>
          <w:r w:rsidRPr="007F6BDC">
            <w:rPr>
              <w:rFonts w:eastAsiaTheme="minorHAnsi"/>
              <w:bCs/>
              <w:noProof/>
              <w:kern w:val="0"/>
              <w:szCs w:val="22"/>
              <w:lang w:val="en-US" w:eastAsia="en-US"/>
              <w14:ligatures w14:val="none"/>
            </w:rPr>
            <w:fldChar w:fldCharType="end"/>
          </w:r>
        </w:p>
      </w:sdtContent>
    </w:sdt>
    <w:p w14:paraId="2030176C" w14:textId="77777777" w:rsidR="00B154EB" w:rsidRDefault="00B154EB">
      <w:pPr>
        <w:rPr>
          <w:rFonts w:eastAsiaTheme="minorHAnsi"/>
          <w:kern w:val="0"/>
          <w:szCs w:val="22"/>
          <w:lang w:val="en-US" w:eastAsia="en-US"/>
          <w14:ligatures w14:val="none"/>
        </w:rPr>
      </w:pPr>
      <w:r>
        <w:rPr>
          <w:rFonts w:eastAsiaTheme="minorHAnsi"/>
          <w:kern w:val="0"/>
          <w:szCs w:val="22"/>
          <w:lang w:val="en-US" w:eastAsia="en-US"/>
          <w14:ligatures w14:val="none"/>
        </w:rPr>
        <w:br w:type="page"/>
      </w:r>
    </w:p>
    <w:p w14:paraId="35626F17" w14:textId="3360176A" w:rsidR="00153948" w:rsidRPr="00153948" w:rsidRDefault="00F61A78" w:rsidP="00307E58">
      <w:pPr>
        <w:pStyle w:val="Heading1"/>
        <w:numPr>
          <w:ilvl w:val="0"/>
          <w:numId w:val="5"/>
        </w:numPr>
        <w:rPr>
          <w:rFonts w:eastAsia="Times New Roman"/>
          <w:lang w:val="en-US" w:eastAsia="en-US"/>
        </w:rPr>
      </w:pPr>
      <w:bookmarkStart w:id="0" w:name="_Toc213176055"/>
      <w:r w:rsidRPr="00F61A78">
        <w:rPr>
          <w:rFonts w:eastAsia="Times New Roman"/>
          <w:lang w:val="en-US" w:eastAsia="en-US"/>
        </w:rPr>
        <w:lastRenderedPageBreak/>
        <w:t>Introduction</w:t>
      </w:r>
      <w:bookmarkEnd w:id="0"/>
    </w:p>
    <w:p w14:paraId="24156C50" w14:textId="59178BA1" w:rsidR="00953F9F" w:rsidRPr="00153948" w:rsidRDefault="009B7ECC" w:rsidP="00153948">
      <w:pPr>
        <w:rPr>
          <w:rFonts w:cs="Times New Roman"/>
        </w:rPr>
      </w:pPr>
      <w:r w:rsidRPr="00153948">
        <w:rPr>
          <w:rFonts w:cs="Times New Roman"/>
        </w:rPr>
        <w:t xml:space="preserve">This analysis </w:t>
      </w:r>
      <w:r w:rsidR="006A2A1C" w:rsidRPr="00153948">
        <w:rPr>
          <w:rFonts w:cs="Times New Roman"/>
        </w:rPr>
        <w:t xml:space="preserve">aims to showcase </w:t>
      </w:r>
      <w:r w:rsidRPr="00153948">
        <w:rPr>
          <w:rFonts w:cs="Times New Roman"/>
          <w:lang w:val="en-US" w:eastAsia="en-US"/>
        </w:rPr>
        <w:t xml:space="preserve">over the past year </w:t>
      </w:r>
      <w:r w:rsidR="006A2A1C" w:rsidRPr="00153948">
        <w:rPr>
          <w:rFonts w:cs="Times New Roman"/>
        </w:rPr>
        <w:t xml:space="preserve">the performance of companies dealing in the energy sector, </w:t>
      </w:r>
      <w:r w:rsidR="00953F9F" w:rsidRPr="00153948">
        <w:rPr>
          <w:rFonts w:cs="Times New Roman"/>
        </w:rPr>
        <w:t>especially lookin</w:t>
      </w:r>
      <w:r w:rsidR="00D216B6" w:rsidRPr="00153948">
        <w:rPr>
          <w:rFonts w:cs="Times New Roman"/>
        </w:rPr>
        <w:t xml:space="preserve">g </w:t>
      </w:r>
      <w:r w:rsidR="00953F9F" w:rsidRPr="00153948">
        <w:rPr>
          <w:rFonts w:cs="Times New Roman"/>
        </w:rPr>
        <w:t>at the renewable energy sector.</w:t>
      </w:r>
    </w:p>
    <w:p w14:paraId="056C4B8D" w14:textId="4AFCAFDB" w:rsidR="009B7ECC" w:rsidRPr="00153948" w:rsidRDefault="00953F9F" w:rsidP="00153948">
      <w:pPr>
        <w:rPr>
          <w:rFonts w:cs="Times New Roman"/>
          <w:lang w:val="en-US" w:eastAsia="en-US"/>
        </w:rPr>
      </w:pPr>
      <w:r w:rsidRPr="00153948">
        <w:rPr>
          <w:rFonts w:cs="Times New Roman"/>
          <w:lang w:val="en-US" w:eastAsia="en-US"/>
        </w:rPr>
        <w:t>The last year has been marked by significant volatility and structural shifts</w:t>
      </w:r>
      <w:r w:rsidRPr="00153948">
        <w:rPr>
          <w:rFonts w:cs="Times New Roman"/>
        </w:rPr>
        <w:t xml:space="preserve"> mainly </w:t>
      </w:r>
      <w:r w:rsidRPr="00153948">
        <w:rPr>
          <w:rFonts w:cs="Times New Roman"/>
          <w:lang w:val="en-US" w:eastAsia="en-US"/>
        </w:rPr>
        <w:t xml:space="preserve">driven by geopolitical events, </w:t>
      </w:r>
      <w:r w:rsidR="001B362E">
        <w:rPr>
          <w:rFonts w:cs="Times New Roman"/>
          <w:lang w:val="en-US" w:eastAsia="en-US"/>
        </w:rPr>
        <w:t xml:space="preserve">and the market saw </w:t>
      </w:r>
      <w:r w:rsidRPr="00153948">
        <w:rPr>
          <w:rFonts w:cs="Times New Roman"/>
          <w:lang w:val="en-US" w:eastAsia="en-US"/>
        </w:rPr>
        <w:t>commodit</w:t>
      </w:r>
      <w:r w:rsidR="001B362E">
        <w:rPr>
          <w:rFonts w:cs="Times New Roman"/>
          <w:lang w:val="en-US" w:eastAsia="en-US"/>
        </w:rPr>
        <w:t xml:space="preserve">ies like </w:t>
      </w:r>
      <w:r w:rsidRPr="00153948">
        <w:rPr>
          <w:rFonts w:cs="Times New Roman"/>
          <w:lang w:val="en-US" w:eastAsia="en-US"/>
        </w:rPr>
        <w:t>oil and natural gas</w:t>
      </w:r>
      <w:r w:rsidR="001B362E">
        <w:rPr>
          <w:rFonts w:cs="Times New Roman"/>
          <w:lang w:val="en-US" w:eastAsia="en-US"/>
        </w:rPr>
        <w:t xml:space="preserve"> underperforming this year compared to the last </w:t>
      </w:r>
      <w:r w:rsidR="00C91AF4">
        <w:rPr>
          <w:rFonts w:cs="Times New Roman"/>
          <w:lang w:val="en-US" w:eastAsia="en-US"/>
        </w:rPr>
        <w:t>3 years</w:t>
      </w:r>
      <w:r w:rsidR="00DA0427">
        <w:rPr>
          <w:rFonts w:cs="Times New Roman"/>
          <w:lang w:val="en-US" w:eastAsia="en-US"/>
        </w:rPr>
        <w:t xml:space="preserve"> also due to</w:t>
      </w:r>
      <w:r w:rsidRPr="00153948">
        <w:rPr>
          <w:rFonts w:cs="Times New Roman"/>
          <w:lang w:val="en-US" w:eastAsia="en-US"/>
        </w:rPr>
        <w:t xml:space="preserve"> </w:t>
      </w:r>
      <w:r w:rsidR="00C91AF4">
        <w:rPr>
          <w:rFonts w:cs="Times New Roman"/>
          <w:lang w:val="en-US" w:eastAsia="en-US"/>
        </w:rPr>
        <w:t xml:space="preserve">the </w:t>
      </w:r>
      <w:r w:rsidRPr="00153948">
        <w:rPr>
          <w:rFonts w:cs="Times New Roman"/>
          <w:lang w:val="en-US" w:eastAsia="en-US"/>
        </w:rPr>
        <w:t>increasing pressure for the global energy transition toward renewables, and macroeconomic factors like inflation and interest rate changes</w:t>
      </w:r>
      <w:r w:rsidR="009B7ECC" w:rsidRPr="00153948">
        <w:rPr>
          <w:rFonts w:cs="Times New Roman"/>
          <w:lang w:val="en-US" w:eastAsia="en-US"/>
        </w:rPr>
        <w:t xml:space="preserve">. </w:t>
      </w:r>
      <w:r w:rsidRPr="00153948">
        <w:rPr>
          <w:rFonts w:cs="Times New Roman"/>
        </w:rPr>
        <w:t xml:space="preserve">This sector overall has been having a slow year which may also signal some deeper </w:t>
      </w:r>
      <w:r w:rsidR="00233102" w:rsidRPr="00153948">
        <w:rPr>
          <w:rFonts w:cs="Times New Roman"/>
        </w:rPr>
        <w:t>instability</w:t>
      </w:r>
      <w:r w:rsidRPr="00153948">
        <w:rPr>
          <w:rFonts w:cs="Times New Roman"/>
        </w:rPr>
        <w:t xml:space="preserve"> in the </w:t>
      </w:r>
      <w:r w:rsidR="00F1249A" w:rsidRPr="00153948">
        <w:rPr>
          <w:rFonts w:cs="Times New Roman"/>
        </w:rPr>
        <w:t>global economy and trade.</w:t>
      </w:r>
    </w:p>
    <w:p w14:paraId="27A5729F" w14:textId="2D6C1E73" w:rsidR="004324FF" w:rsidRDefault="009B7ECC" w:rsidP="00153948">
      <w:pPr>
        <w:rPr>
          <w:rFonts w:cs="Times New Roman"/>
          <w:lang w:val="en-US" w:eastAsia="en-US"/>
        </w:rPr>
      </w:pPr>
      <w:r w:rsidRPr="00153948">
        <w:rPr>
          <w:rFonts w:cs="Times New Roman"/>
          <w:lang w:val="en-US" w:eastAsia="en-US"/>
        </w:rPr>
        <w:t xml:space="preserve">By examining key financial indicators such </w:t>
      </w:r>
      <w:r w:rsidR="00A31086">
        <w:rPr>
          <w:rFonts w:cs="Times New Roman"/>
          <w:lang w:val="en-US" w:eastAsia="en-US"/>
        </w:rPr>
        <w:t xml:space="preserve">the price over the last year and some financial ratios such </w:t>
      </w:r>
      <w:r w:rsidRPr="00153948">
        <w:rPr>
          <w:rFonts w:cs="Times New Roman"/>
          <w:lang w:val="en-US" w:eastAsia="en-US"/>
        </w:rPr>
        <w:t>as</w:t>
      </w:r>
      <w:r w:rsidR="00233102" w:rsidRPr="00153948">
        <w:rPr>
          <w:rFonts w:cs="Times New Roman"/>
        </w:rPr>
        <w:t xml:space="preserve"> returns on assets (ROA) return on equity (ROE)</w:t>
      </w:r>
      <w:r w:rsidRPr="00153948">
        <w:rPr>
          <w:rFonts w:cs="Times New Roman"/>
          <w:lang w:val="en-US" w:eastAsia="en-US"/>
        </w:rPr>
        <w:t xml:space="preserve">, </w:t>
      </w:r>
      <w:r w:rsidR="00233102" w:rsidRPr="00153948">
        <w:rPr>
          <w:rFonts w:cs="Times New Roman"/>
        </w:rPr>
        <w:t xml:space="preserve">to understand how much of their performance is coming from debt, </w:t>
      </w:r>
      <w:r w:rsidRPr="00153948">
        <w:rPr>
          <w:rFonts w:cs="Times New Roman"/>
          <w:lang w:val="en-US" w:eastAsia="en-US"/>
        </w:rPr>
        <w:t>earnings per share</w:t>
      </w:r>
      <w:r w:rsidR="00233102" w:rsidRPr="00153948">
        <w:rPr>
          <w:rFonts w:cs="Times New Roman"/>
        </w:rPr>
        <w:t xml:space="preserve"> (EPS)</w:t>
      </w:r>
      <w:r w:rsidR="00D5299A" w:rsidRPr="00153948">
        <w:rPr>
          <w:rFonts w:cs="Times New Roman"/>
        </w:rPr>
        <w:t xml:space="preserve">, price to </w:t>
      </w:r>
      <w:r w:rsidR="00D216B6" w:rsidRPr="00153948">
        <w:rPr>
          <w:rFonts w:cs="Times New Roman"/>
        </w:rPr>
        <w:t>earnings</w:t>
      </w:r>
      <w:r w:rsidR="00D5299A" w:rsidRPr="00153948">
        <w:rPr>
          <w:rFonts w:cs="Times New Roman"/>
        </w:rPr>
        <w:t xml:space="preserve"> ratio (PE)</w:t>
      </w:r>
      <w:r w:rsidR="008B25A6" w:rsidRPr="00153948">
        <w:rPr>
          <w:rFonts w:cs="Times New Roman"/>
        </w:rPr>
        <w:t xml:space="preserve">, </w:t>
      </w:r>
      <w:r w:rsidR="00EE6492">
        <w:rPr>
          <w:rFonts w:cs="Times New Roman"/>
        </w:rPr>
        <w:t xml:space="preserve">and </w:t>
      </w:r>
      <w:r w:rsidR="008B25A6" w:rsidRPr="00153948">
        <w:rPr>
          <w:rFonts w:cs="Times New Roman"/>
        </w:rPr>
        <w:t xml:space="preserve">market cap to understand if there </w:t>
      </w:r>
      <w:r w:rsidR="00EE6492">
        <w:rPr>
          <w:rFonts w:cs="Times New Roman"/>
        </w:rPr>
        <w:t>is</w:t>
      </w:r>
      <w:r w:rsidR="008B25A6" w:rsidRPr="00153948">
        <w:rPr>
          <w:rFonts w:cs="Times New Roman"/>
        </w:rPr>
        <w:t xml:space="preserve"> any correlation regarding the size of the companies</w:t>
      </w:r>
      <w:r w:rsidR="00EE6492">
        <w:rPr>
          <w:rFonts w:cs="Times New Roman"/>
        </w:rPr>
        <w:t xml:space="preserve"> and some performance</w:t>
      </w:r>
      <w:r w:rsidR="0042706B">
        <w:rPr>
          <w:rFonts w:cs="Times New Roman"/>
        </w:rPr>
        <w:t>.</w:t>
      </w:r>
      <w:r w:rsidRPr="00153948">
        <w:rPr>
          <w:rFonts w:cs="Times New Roman"/>
          <w:lang w:val="en-US" w:eastAsia="en-US"/>
        </w:rPr>
        <w:t xml:space="preserve"> investors and analysts </w:t>
      </w:r>
      <w:r w:rsidR="0042706B">
        <w:rPr>
          <w:rFonts w:cs="Times New Roman"/>
          <w:lang w:val="en-US" w:eastAsia="en-US"/>
        </w:rPr>
        <w:t xml:space="preserve">may </w:t>
      </w:r>
      <w:r w:rsidRPr="00153948">
        <w:rPr>
          <w:rFonts w:cs="Times New Roman"/>
          <w:lang w:val="en-US" w:eastAsia="en-US"/>
        </w:rPr>
        <w:t xml:space="preserve">gain a comprehensive understanding of the sector's current state and </w:t>
      </w:r>
      <w:r w:rsidR="0042706B" w:rsidRPr="00153948">
        <w:rPr>
          <w:rFonts w:cs="Times New Roman"/>
          <w:lang w:val="en-US" w:eastAsia="en-US"/>
        </w:rPr>
        <w:t>prospects</w:t>
      </w:r>
      <w:r w:rsidRPr="00153948">
        <w:rPr>
          <w:rFonts w:cs="Times New Roman"/>
          <w:lang w:val="en-US" w:eastAsia="en-US"/>
        </w:rPr>
        <w:t>. This knowledge is particularly important given the sector's central role in global economies and its growing importance amidst transitions towards cleaner energy sources</w:t>
      </w:r>
      <w:r w:rsidR="00C12A86">
        <w:rPr>
          <w:rFonts w:cs="Times New Roman"/>
          <w:lang w:val="en-US" w:eastAsia="en-US"/>
        </w:rPr>
        <w:t>.</w:t>
      </w:r>
    </w:p>
    <w:p w14:paraId="12FF891B" w14:textId="2A021643" w:rsidR="00F6132C" w:rsidRPr="004324FF" w:rsidRDefault="00F6132C" w:rsidP="00153948">
      <w:pPr>
        <w:rPr>
          <w:rFonts w:cs="Times New Roman"/>
          <w:lang w:val="en-US" w:eastAsia="en-US"/>
        </w:rPr>
      </w:pPr>
      <w:ins w:id="1" w:author="PG-Rota, Pietro" w:date="2025-11-05T11:09:00Z" w16du:dateUtc="2025-11-05T11:09:00Z">
        <w:r>
          <w:rPr>
            <w:rFonts w:cs="Times New Roman"/>
            <w:lang w:val="en-US" w:eastAsia="en-US"/>
          </w:rPr>
          <w:t>208</w:t>
        </w:r>
      </w:ins>
    </w:p>
    <w:p w14:paraId="4694E3E4" w14:textId="77777777" w:rsidR="00F61A78" w:rsidRPr="000A1A12" w:rsidRDefault="00F61A78" w:rsidP="00307E58">
      <w:pPr>
        <w:pStyle w:val="Heading1"/>
        <w:numPr>
          <w:ilvl w:val="0"/>
          <w:numId w:val="5"/>
        </w:numPr>
      </w:pPr>
      <w:bookmarkStart w:id="2" w:name="_Toc213176056"/>
      <w:r w:rsidRPr="000A1A12">
        <w:t>Data Collection</w:t>
      </w:r>
      <w:bookmarkEnd w:id="2"/>
    </w:p>
    <w:p w14:paraId="58F78987" w14:textId="1875E566" w:rsidR="00F61A78" w:rsidRDefault="00C4329D" w:rsidP="000A1A12">
      <w:r w:rsidRPr="000A1A12">
        <w:t xml:space="preserve">All the </w:t>
      </w:r>
      <w:r w:rsidR="00F61A78" w:rsidRPr="000A1A12">
        <w:t xml:space="preserve">Financial information was retrieved </w:t>
      </w:r>
      <w:r w:rsidRPr="000A1A12">
        <w:t xml:space="preserve">from the </w:t>
      </w:r>
      <w:r w:rsidR="00F61A78" w:rsidRPr="000A1A12">
        <w:t>Bloomberg</w:t>
      </w:r>
      <w:r w:rsidRPr="000A1A12">
        <w:t xml:space="preserve"> terminal</w:t>
      </w:r>
      <w:r w:rsidR="008279F2" w:rsidRPr="000A1A12">
        <w:t xml:space="preserve"> using </w:t>
      </w:r>
      <w:r w:rsidR="00F6132C">
        <w:t xml:space="preserve">the </w:t>
      </w:r>
      <w:r w:rsidR="008279F2" w:rsidRPr="000A1A12">
        <w:t xml:space="preserve">BQL </w:t>
      </w:r>
      <w:r w:rsidR="00F6132C">
        <w:t xml:space="preserve">tool for easier date </w:t>
      </w:r>
      <w:r w:rsidR="008279F2" w:rsidRPr="000A1A12">
        <w:t>align</w:t>
      </w:r>
      <w:r w:rsidR="00F6132C">
        <w:t>ment</w:t>
      </w:r>
      <w:r w:rsidR="008279F2" w:rsidRPr="000A1A12">
        <w:t xml:space="preserve"> including </w:t>
      </w:r>
      <w:r w:rsidR="00501022">
        <w:t xml:space="preserve">these companies are listed on different exchanges so they have </w:t>
      </w:r>
      <w:r w:rsidR="008279F2" w:rsidRPr="000A1A12">
        <w:t xml:space="preserve">different </w:t>
      </w:r>
      <w:proofErr w:type="gramStart"/>
      <w:r w:rsidR="008279F2" w:rsidRPr="000A1A12">
        <w:t>holidays</w:t>
      </w:r>
      <w:proofErr w:type="gramEnd"/>
      <w:r w:rsidR="008279F2" w:rsidRPr="000A1A12">
        <w:t xml:space="preserve"> </w:t>
      </w:r>
      <w:r w:rsidR="00501022">
        <w:t xml:space="preserve">and </w:t>
      </w:r>
      <w:r w:rsidR="007677F7">
        <w:t xml:space="preserve">different </w:t>
      </w:r>
      <w:r w:rsidR="008279F2" w:rsidRPr="000A1A12">
        <w:t>market</w:t>
      </w:r>
      <w:r w:rsidR="007677F7">
        <w:t>s may have been</w:t>
      </w:r>
      <w:r w:rsidR="008279F2" w:rsidRPr="000A1A12">
        <w:t xml:space="preserve"> closed</w:t>
      </w:r>
      <w:r w:rsidR="00501022">
        <w:t xml:space="preserve">. BQL allows also for </w:t>
      </w:r>
      <w:proofErr w:type="gramStart"/>
      <w:r w:rsidR="008279F2" w:rsidRPr="000A1A12">
        <w:t>currencies</w:t>
      </w:r>
      <w:r w:rsidR="00A33F90" w:rsidRPr="000A1A12">
        <w:t xml:space="preserve"> </w:t>
      </w:r>
      <w:r w:rsidR="00547DE2">
        <w:t xml:space="preserve"> conversion</w:t>
      </w:r>
      <w:proofErr w:type="gramEnd"/>
      <w:r w:rsidR="00547DE2">
        <w:t xml:space="preserve"> </w:t>
      </w:r>
      <w:r w:rsidR="00A33F90" w:rsidRPr="000A1A12">
        <w:t>to the British pound</w:t>
      </w:r>
      <w:r w:rsidR="00F61A78" w:rsidRPr="000A1A12">
        <w:t xml:space="preserve">, </w:t>
      </w:r>
      <w:r w:rsidR="001A09FF" w:rsidRPr="000A1A12">
        <w:t>the 10 companies that have been chosen are</w:t>
      </w:r>
      <w:r w:rsidR="008B6600" w:rsidRPr="000A1A12">
        <w:t>:</w:t>
      </w:r>
    </w:p>
    <w:p w14:paraId="5FE615F9" w14:textId="4F507B82" w:rsidR="00185606" w:rsidRPr="000A1A12" w:rsidRDefault="00185606" w:rsidP="000A1A12">
      <w:ins w:id="3" w:author="PG-Rota, Pietro" w:date="2025-11-05T11:28:00Z" w16du:dateUtc="2025-11-05T11:28:00Z">
        <w:r>
          <w:t>56</w:t>
        </w:r>
      </w:ins>
    </w:p>
    <w:tbl>
      <w:tblPr>
        <w:tblStyle w:val="TableGrid"/>
        <w:tblW w:w="5000" w:type="pct"/>
        <w:tblLook w:val="04A0" w:firstRow="1" w:lastRow="0" w:firstColumn="1" w:lastColumn="0" w:noHBand="0" w:noVBand="1"/>
      </w:tblPr>
      <w:tblGrid>
        <w:gridCol w:w="2332"/>
        <w:gridCol w:w="1792"/>
        <w:gridCol w:w="1836"/>
        <w:gridCol w:w="3056"/>
      </w:tblGrid>
      <w:tr w:rsidR="008C00E2" w:rsidRPr="000A1A12" w14:paraId="519CA9E9" w14:textId="77777777" w:rsidTr="008C00E2">
        <w:tc>
          <w:tcPr>
            <w:tcW w:w="1293" w:type="pct"/>
          </w:tcPr>
          <w:p w14:paraId="391453FA" w14:textId="77777777" w:rsidR="008C00E2" w:rsidRPr="000A1A12" w:rsidRDefault="008C00E2" w:rsidP="000A1A12">
            <w:pPr>
              <w:rPr>
                <w:b/>
                <w:bCs/>
                <w:sz w:val="22"/>
                <w:szCs w:val="22"/>
              </w:rPr>
            </w:pPr>
            <w:r w:rsidRPr="000A1A12">
              <w:rPr>
                <w:b/>
                <w:bCs/>
                <w:sz w:val="22"/>
                <w:szCs w:val="22"/>
              </w:rPr>
              <w:t xml:space="preserve">Company name </w:t>
            </w:r>
          </w:p>
        </w:tc>
        <w:tc>
          <w:tcPr>
            <w:tcW w:w="994" w:type="pct"/>
          </w:tcPr>
          <w:p w14:paraId="352FED0E" w14:textId="77777777" w:rsidR="008C00E2" w:rsidRPr="000A1A12" w:rsidRDefault="008C00E2" w:rsidP="000A1A12">
            <w:pPr>
              <w:rPr>
                <w:b/>
                <w:bCs/>
                <w:sz w:val="22"/>
                <w:szCs w:val="22"/>
              </w:rPr>
            </w:pPr>
            <w:r w:rsidRPr="000A1A12">
              <w:rPr>
                <w:b/>
                <w:bCs/>
                <w:sz w:val="22"/>
                <w:szCs w:val="22"/>
              </w:rPr>
              <w:t>Bloomberg ticker</w:t>
            </w:r>
          </w:p>
        </w:tc>
        <w:tc>
          <w:tcPr>
            <w:tcW w:w="1018" w:type="pct"/>
          </w:tcPr>
          <w:p w14:paraId="0AA6137F" w14:textId="77777777" w:rsidR="008C00E2" w:rsidRPr="000A1A12" w:rsidRDefault="008C00E2" w:rsidP="000A1A12">
            <w:pPr>
              <w:rPr>
                <w:b/>
                <w:bCs/>
                <w:sz w:val="22"/>
                <w:szCs w:val="22"/>
              </w:rPr>
            </w:pPr>
            <w:r w:rsidRPr="000A1A12">
              <w:rPr>
                <w:b/>
                <w:bCs/>
                <w:sz w:val="22"/>
                <w:szCs w:val="22"/>
              </w:rPr>
              <w:t xml:space="preserve">Primary exchange </w:t>
            </w:r>
          </w:p>
        </w:tc>
        <w:tc>
          <w:tcPr>
            <w:tcW w:w="1695" w:type="pct"/>
          </w:tcPr>
          <w:p w14:paraId="2046A7B6" w14:textId="77777777" w:rsidR="008C00E2" w:rsidRPr="000A1A12" w:rsidRDefault="008C00E2" w:rsidP="000A1A12">
            <w:pPr>
              <w:rPr>
                <w:b/>
                <w:bCs/>
                <w:sz w:val="22"/>
                <w:szCs w:val="22"/>
              </w:rPr>
            </w:pPr>
            <w:r w:rsidRPr="000A1A12">
              <w:rPr>
                <w:b/>
                <w:bCs/>
                <w:sz w:val="22"/>
                <w:szCs w:val="22"/>
              </w:rPr>
              <w:t>BICS sector 4 level</w:t>
            </w:r>
          </w:p>
        </w:tc>
      </w:tr>
      <w:tr w:rsidR="008C00E2" w:rsidRPr="000A1A12" w14:paraId="6E04F97D" w14:textId="77777777" w:rsidTr="008C00E2">
        <w:tc>
          <w:tcPr>
            <w:tcW w:w="1293" w:type="pct"/>
          </w:tcPr>
          <w:p w14:paraId="022F43B6" w14:textId="77777777" w:rsidR="008C00E2" w:rsidRPr="000A1A12" w:rsidRDefault="008C00E2" w:rsidP="000A1A12">
            <w:pPr>
              <w:rPr>
                <w:sz w:val="22"/>
                <w:szCs w:val="22"/>
              </w:rPr>
            </w:pPr>
            <w:r w:rsidRPr="000A1A12">
              <w:rPr>
                <w:sz w:val="22"/>
                <w:szCs w:val="22"/>
              </w:rPr>
              <w:t>Siemens AG</w:t>
            </w:r>
          </w:p>
        </w:tc>
        <w:tc>
          <w:tcPr>
            <w:tcW w:w="994" w:type="pct"/>
            <w:vAlign w:val="bottom"/>
          </w:tcPr>
          <w:p w14:paraId="024570F9" w14:textId="77777777" w:rsidR="008C00E2" w:rsidRPr="000A1A12" w:rsidRDefault="008C00E2" w:rsidP="000A1A12">
            <w:pPr>
              <w:rPr>
                <w:sz w:val="22"/>
                <w:szCs w:val="22"/>
              </w:rPr>
            </w:pPr>
            <w:r w:rsidRPr="000A1A12">
              <w:rPr>
                <w:sz w:val="22"/>
                <w:szCs w:val="22"/>
              </w:rPr>
              <w:t>SIE GY Equity</w:t>
            </w:r>
          </w:p>
        </w:tc>
        <w:tc>
          <w:tcPr>
            <w:tcW w:w="1018" w:type="pct"/>
            <w:vAlign w:val="bottom"/>
          </w:tcPr>
          <w:p w14:paraId="3D0BA8FE" w14:textId="77777777" w:rsidR="008C00E2" w:rsidRPr="000A1A12" w:rsidRDefault="008C00E2" w:rsidP="000A1A12">
            <w:pPr>
              <w:rPr>
                <w:sz w:val="22"/>
                <w:szCs w:val="22"/>
              </w:rPr>
            </w:pPr>
            <w:proofErr w:type="spellStart"/>
            <w:r w:rsidRPr="000A1A12">
              <w:rPr>
                <w:sz w:val="22"/>
                <w:szCs w:val="22"/>
              </w:rPr>
              <w:t>Xetra</w:t>
            </w:r>
            <w:proofErr w:type="spellEnd"/>
          </w:p>
        </w:tc>
        <w:tc>
          <w:tcPr>
            <w:tcW w:w="1695" w:type="pct"/>
            <w:vAlign w:val="bottom"/>
          </w:tcPr>
          <w:p w14:paraId="035EFC62" w14:textId="77777777" w:rsidR="008C00E2" w:rsidRPr="000A1A12" w:rsidRDefault="008C00E2" w:rsidP="000A1A12">
            <w:pPr>
              <w:rPr>
                <w:sz w:val="22"/>
                <w:szCs w:val="22"/>
              </w:rPr>
            </w:pPr>
            <w:r w:rsidRPr="000A1A12">
              <w:rPr>
                <w:sz w:val="22"/>
                <w:szCs w:val="22"/>
              </w:rPr>
              <w:t>Diversified Industrials</w:t>
            </w:r>
          </w:p>
        </w:tc>
      </w:tr>
      <w:tr w:rsidR="008C00E2" w:rsidRPr="000A1A12" w14:paraId="6EFFB534" w14:textId="77777777" w:rsidTr="008C00E2">
        <w:tc>
          <w:tcPr>
            <w:tcW w:w="1293" w:type="pct"/>
          </w:tcPr>
          <w:p w14:paraId="4FE431F6" w14:textId="43E2778C" w:rsidR="008C00E2" w:rsidRPr="000A1A12" w:rsidRDefault="00A26C0C" w:rsidP="000A1A12">
            <w:pPr>
              <w:rPr>
                <w:sz w:val="22"/>
                <w:szCs w:val="22"/>
              </w:rPr>
            </w:pPr>
            <w:r w:rsidRPr="000A1A12">
              <w:rPr>
                <w:sz w:val="22"/>
                <w:szCs w:val="22"/>
              </w:rPr>
              <w:t>First Solar Inc.</w:t>
            </w:r>
          </w:p>
        </w:tc>
        <w:tc>
          <w:tcPr>
            <w:tcW w:w="994" w:type="pct"/>
            <w:vAlign w:val="bottom"/>
          </w:tcPr>
          <w:p w14:paraId="1EFBF30C" w14:textId="77777777" w:rsidR="008C00E2" w:rsidRPr="000A1A12" w:rsidRDefault="008C00E2" w:rsidP="000A1A12">
            <w:pPr>
              <w:rPr>
                <w:sz w:val="22"/>
                <w:szCs w:val="22"/>
              </w:rPr>
            </w:pPr>
            <w:r w:rsidRPr="000A1A12">
              <w:rPr>
                <w:sz w:val="22"/>
                <w:szCs w:val="22"/>
              </w:rPr>
              <w:t>FSLR US Equity</w:t>
            </w:r>
          </w:p>
        </w:tc>
        <w:tc>
          <w:tcPr>
            <w:tcW w:w="1018" w:type="pct"/>
            <w:vAlign w:val="bottom"/>
          </w:tcPr>
          <w:p w14:paraId="42A7E435" w14:textId="77777777" w:rsidR="008C00E2" w:rsidRPr="000A1A12" w:rsidRDefault="008C00E2" w:rsidP="000A1A12">
            <w:pPr>
              <w:rPr>
                <w:sz w:val="22"/>
                <w:szCs w:val="22"/>
              </w:rPr>
            </w:pPr>
            <w:r w:rsidRPr="000A1A12">
              <w:rPr>
                <w:sz w:val="22"/>
                <w:szCs w:val="22"/>
              </w:rPr>
              <w:t>NASDAQ GS</w:t>
            </w:r>
          </w:p>
        </w:tc>
        <w:tc>
          <w:tcPr>
            <w:tcW w:w="1695" w:type="pct"/>
            <w:vAlign w:val="bottom"/>
          </w:tcPr>
          <w:p w14:paraId="3DEAAD1B" w14:textId="77777777" w:rsidR="008C00E2" w:rsidRPr="000A1A12" w:rsidRDefault="008C00E2" w:rsidP="000A1A12">
            <w:pPr>
              <w:rPr>
                <w:sz w:val="22"/>
                <w:szCs w:val="22"/>
              </w:rPr>
            </w:pPr>
            <w:r w:rsidRPr="000A1A12">
              <w:rPr>
                <w:sz w:val="22"/>
                <w:szCs w:val="22"/>
              </w:rPr>
              <w:t>Renewable Energy Equipment</w:t>
            </w:r>
          </w:p>
        </w:tc>
      </w:tr>
      <w:tr w:rsidR="008C00E2" w:rsidRPr="000A1A12" w14:paraId="0F742F26" w14:textId="77777777" w:rsidTr="008C00E2">
        <w:tc>
          <w:tcPr>
            <w:tcW w:w="1293" w:type="pct"/>
          </w:tcPr>
          <w:p w14:paraId="62D78845" w14:textId="77777777" w:rsidR="008C00E2" w:rsidRPr="000A1A12" w:rsidRDefault="008C00E2" w:rsidP="000A1A12">
            <w:pPr>
              <w:rPr>
                <w:sz w:val="22"/>
                <w:szCs w:val="22"/>
              </w:rPr>
            </w:pPr>
            <w:r w:rsidRPr="000A1A12">
              <w:rPr>
                <w:sz w:val="22"/>
                <w:szCs w:val="22"/>
              </w:rPr>
              <w:t xml:space="preserve">Eni </w:t>
            </w:r>
            <w:proofErr w:type="spellStart"/>
            <w:r w:rsidRPr="000A1A12">
              <w:rPr>
                <w:sz w:val="22"/>
                <w:szCs w:val="22"/>
              </w:rPr>
              <w:t>SpA</w:t>
            </w:r>
            <w:proofErr w:type="spellEnd"/>
          </w:p>
        </w:tc>
        <w:tc>
          <w:tcPr>
            <w:tcW w:w="994" w:type="pct"/>
            <w:vAlign w:val="bottom"/>
          </w:tcPr>
          <w:p w14:paraId="19602B4C" w14:textId="77777777" w:rsidR="008C00E2" w:rsidRPr="000A1A12" w:rsidRDefault="008C00E2" w:rsidP="000A1A12">
            <w:pPr>
              <w:rPr>
                <w:sz w:val="22"/>
                <w:szCs w:val="22"/>
              </w:rPr>
            </w:pPr>
            <w:r w:rsidRPr="000A1A12">
              <w:rPr>
                <w:sz w:val="22"/>
                <w:szCs w:val="22"/>
              </w:rPr>
              <w:t>ENI IM Equity</w:t>
            </w:r>
          </w:p>
        </w:tc>
        <w:tc>
          <w:tcPr>
            <w:tcW w:w="1018" w:type="pct"/>
            <w:vAlign w:val="bottom"/>
          </w:tcPr>
          <w:p w14:paraId="1969BDBB" w14:textId="77777777" w:rsidR="008C00E2" w:rsidRPr="000A1A12" w:rsidRDefault="008C00E2" w:rsidP="000A1A12">
            <w:pPr>
              <w:rPr>
                <w:sz w:val="22"/>
                <w:szCs w:val="22"/>
              </w:rPr>
            </w:pPr>
            <w:r w:rsidRPr="000A1A12">
              <w:rPr>
                <w:sz w:val="22"/>
                <w:szCs w:val="22"/>
              </w:rPr>
              <w:t xml:space="preserve">Borsa </w:t>
            </w:r>
            <w:proofErr w:type="spellStart"/>
            <w:r w:rsidRPr="000A1A12">
              <w:rPr>
                <w:sz w:val="22"/>
                <w:szCs w:val="22"/>
              </w:rPr>
              <w:t>Italiana</w:t>
            </w:r>
            <w:proofErr w:type="spellEnd"/>
          </w:p>
        </w:tc>
        <w:tc>
          <w:tcPr>
            <w:tcW w:w="1695" w:type="pct"/>
            <w:vAlign w:val="bottom"/>
          </w:tcPr>
          <w:p w14:paraId="08A079FA" w14:textId="77777777" w:rsidR="008C00E2" w:rsidRPr="000A1A12" w:rsidRDefault="008C00E2" w:rsidP="000A1A12">
            <w:pPr>
              <w:rPr>
                <w:sz w:val="22"/>
                <w:szCs w:val="22"/>
              </w:rPr>
            </w:pPr>
            <w:r w:rsidRPr="000A1A12">
              <w:rPr>
                <w:sz w:val="22"/>
                <w:szCs w:val="22"/>
              </w:rPr>
              <w:t>Integrated Oils</w:t>
            </w:r>
          </w:p>
        </w:tc>
      </w:tr>
      <w:tr w:rsidR="008C00E2" w:rsidRPr="000A1A12" w14:paraId="4EAB0FA4" w14:textId="77777777" w:rsidTr="008C00E2">
        <w:tc>
          <w:tcPr>
            <w:tcW w:w="1293" w:type="pct"/>
          </w:tcPr>
          <w:p w14:paraId="77416CED" w14:textId="77777777" w:rsidR="008C00E2" w:rsidRPr="000A1A12" w:rsidRDefault="008C00E2" w:rsidP="000A1A12">
            <w:pPr>
              <w:rPr>
                <w:sz w:val="22"/>
                <w:szCs w:val="22"/>
              </w:rPr>
            </w:pPr>
            <w:r w:rsidRPr="000A1A12">
              <w:rPr>
                <w:sz w:val="22"/>
                <w:szCs w:val="22"/>
              </w:rPr>
              <w:t>EnerSys</w:t>
            </w:r>
          </w:p>
        </w:tc>
        <w:tc>
          <w:tcPr>
            <w:tcW w:w="994" w:type="pct"/>
            <w:vAlign w:val="bottom"/>
          </w:tcPr>
          <w:p w14:paraId="31157B15" w14:textId="77777777" w:rsidR="008C00E2" w:rsidRPr="000A1A12" w:rsidRDefault="008C00E2" w:rsidP="000A1A12">
            <w:pPr>
              <w:rPr>
                <w:sz w:val="22"/>
                <w:szCs w:val="22"/>
              </w:rPr>
            </w:pPr>
            <w:r w:rsidRPr="000A1A12">
              <w:rPr>
                <w:sz w:val="22"/>
                <w:szCs w:val="22"/>
              </w:rPr>
              <w:t>ENS US Equity</w:t>
            </w:r>
          </w:p>
        </w:tc>
        <w:tc>
          <w:tcPr>
            <w:tcW w:w="1018" w:type="pct"/>
            <w:vAlign w:val="bottom"/>
          </w:tcPr>
          <w:p w14:paraId="201FAE18" w14:textId="77777777" w:rsidR="008C00E2" w:rsidRPr="000A1A12" w:rsidRDefault="008C00E2" w:rsidP="000A1A12">
            <w:pPr>
              <w:rPr>
                <w:sz w:val="22"/>
                <w:szCs w:val="22"/>
              </w:rPr>
            </w:pPr>
            <w:r w:rsidRPr="000A1A12">
              <w:rPr>
                <w:sz w:val="22"/>
                <w:szCs w:val="22"/>
              </w:rPr>
              <w:t>New York</w:t>
            </w:r>
          </w:p>
        </w:tc>
        <w:tc>
          <w:tcPr>
            <w:tcW w:w="1695" w:type="pct"/>
            <w:vAlign w:val="bottom"/>
          </w:tcPr>
          <w:p w14:paraId="7A66A3E9" w14:textId="77777777" w:rsidR="008C00E2" w:rsidRPr="000A1A12" w:rsidRDefault="008C00E2" w:rsidP="000A1A12">
            <w:pPr>
              <w:rPr>
                <w:sz w:val="22"/>
                <w:szCs w:val="22"/>
              </w:rPr>
            </w:pPr>
            <w:r w:rsidRPr="000A1A12">
              <w:rPr>
                <w:sz w:val="22"/>
                <w:szCs w:val="22"/>
              </w:rPr>
              <w:t>Renewable Energy Equipment</w:t>
            </w:r>
          </w:p>
        </w:tc>
      </w:tr>
      <w:tr w:rsidR="008C00E2" w:rsidRPr="000A1A12" w14:paraId="131457E9" w14:textId="77777777" w:rsidTr="008C00E2">
        <w:tc>
          <w:tcPr>
            <w:tcW w:w="1293" w:type="pct"/>
          </w:tcPr>
          <w:p w14:paraId="1383D2EF" w14:textId="77777777" w:rsidR="008C00E2" w:rsidRPr="000A1A12" w:rsidRDefault="008C00E2" w:rsidP="000A1A12">
            <w:pPr>
              <w:rPr>
                <w:sz w:val="22"/>
                <w:szCs w:val="22"/>
              </w:rPr>
            </w:pPr>
            <w:r w:rsidRPr="000A1A12">
              <w:rPr>
                <w:sz w:val="22"/>
                <w:szCs w:val="22"/>
              </w:rPr>
              <w:t>Shell PLC</w:t>
            </w:r>
          </w:p>
        </w:tc>
        <w:tc>
          <w:tcPr>
            <w:tcW w:w="994" w:type="pct"/>
            <w:vAlign w:val="bottom"/>
          </w:tcPr>
          <w:p w14:paraId="02614B92" w14:textId="77777777" w:rsidR="008C00E2" w:rsidRPr="000A1A12" w:rsidRDefault="008C00E2" w:rsidP="000A1A12">
            <w:pPr>
              <w:rPr>
                <w:sz w:val="22"/>
                <w:szCs w:val="22"/>
              </w:rPr>
            </w:pPr>
            <w:r w:rsidRPr="000A1A12">
              <w:rPr>
                <w:sz w:val="22"/>
                <w:szCs w:val="22"/>
              </w:rPr>
              <w:t>SHEL LN Equity</w:t>
            </w:r>
          </w:p>
        </w:tc>
        <w:tc>
          <w:tcPr>
            <w:tcW w:w="1018" w:type="pct"/>
            <w:vAlign w:val="bottom"/>
          </w:tcPr>
          <w:p w14:paraId="699CD131" w14:textId="77777777" w:rsidR="008C00E2" w:rsidRPr="000A1A12" w:rsidRDefault="008C00E2" w:rsidP="000A1A12">
            <w:pPr>
              <w:rPr>
                <w:sz w:val="22"/>
                <w:szCs w:val="22"/>
              </w:rPr>
            </w:pPr>
            <w:r w:rsidRPr="000A1A12">
              <w:rPr>
                <w:sz w:val="22"/>
                <w:szCs w:val="22"/>
              </w:rPr>
              <w:t>London</w:t>
            </w:r>
          </w:p>
        </w:tc>
        <w:tc>
          <w:tcPr>
            <w:tcW w:w="1695" w:type="pct"/>
            <w:vAlign w:val="bottom"/>
          </w:tcPr>
          <w:p w14:paraId="401224A3" w14:textId="77777777" w:rsidR="008C00E2" w:rsidRPr="000A1A12" w:rsidRDefault="008C00E2" w:rsidP="000A1A12">
            <w:pPr>
              <w:rPr>
                <w:sz w:val="22"/>
                <w:szCs w:val="22"/>
              </w:rPr>
            </w:pPr>
            <w:r w:rsidRPr="000A1A12">
              <w:rPr>
                <w:sz w:val="22"/>
                <w:szCs w:val="22"/>
              </w:rPr>
              <w:t>Integrated Oils</w:t>
            </w:r>
          </w:p>
        </w:tc>
      </w:tr>
      <w:tr w:rsidR="008C00E2" w:rsidRPr="000A1A12" w14:paraId="343699E8" w14:textId="77777777" w:rsidTr="008C00E2">
        <w:tc>
          <w:tcPr>
            <w:tcW w:w="1293" w:type="pct"/>
          </w:tcPr>
          <w:p w14:paraId="0E7D3F31" w14:textId="1DEE858F" w:rsidR="008C00E2" w:rsidRPr="000A1A12" w:rsidRDefault="008C00E2" w:rsidP="000A1A12">
            <w:pPr>
              <w:rPr>
                <w:sz w:val="22"/>
                <w:szCs w:val="22"/>
              </w:rPr>
            </w:pPr>
            <w:proofErr w:type="spellStart"/>
            <w:r w:rsidRPr="000A1A12">
              <w:rPr>
                <w:sz w:val="22"/>
                <w:szCs w:val="22"/>
              </w:rPr>
              <w:t>Snam</w:t>
            </w:r>
            <w:proofErr w:type="spellEnd"/>
            <w:r w:rsidRPr="000A1A12">
              <w:rPr>
                <w:sz w:val="22"/>
                <w:szCs w:val="22"/>
              </w:rPr>
              <w:t xml:space="preserve"> </w:t>
            </w:r>
            <w:proofErr w:type="spellStart"/>
            <w:r w:rsidRPr="000A1A12">
              <w:rPr>
                <w:sz w:val="22"/>
                <w:szCs w:val="22"/>
              </w:rPr>
              <w:t>S</w:t>
            </w:r>
            <w:r w:rsidR="00D578FB" w:rsidRPr="000A1A12">
              <w:rPr>
                <w:sz w:val="22"/>
                <w:szCs w:val="22"/>
              </w:rPr>
              <w:t>pA</w:t>
            </w:r>
            <w:proofErr w:type="spellEnd"/>
          </w:p>
        </w:tc>
        <w:tc>
          <w:tcPr>
            <w:tcW w:w="994" w:type="pct"/>
            <w:vAlign w:val="bottom"/>
          </w:tcPr>
          <w:p w14:paraId="46BACA5B" w14:textId="77777777" w:rsidR="008C00E2" w:rsidRPr="000A1A12" w:rsidRDefault="008C00E2" w:rsidP="000A1A12">
            <w:pPr>
              <w:rPr>
                <w:sz w:val="22"/>
                <w:szCs w:val="22"/>
              </w:rPr>
            </w:pPr>
            <w:r w:rsidRPr="000A1A12">
              <w:rPr>
                <w:sz w:val="22"/>
                <w:szCs w:val="22"/>
              </w:rPr>
              <w:t>SRG IM Equity</w:t>
            </w:r>
          </w:p>
        </w:tc>
        <w:tc>
          <w:tcPr>
            <w:tcW w:w="1018" w:type="pct"/>
            <w:vAlign w:val="bottom"/>
          </w:tcPr>
          <w:p w14:paraId="06F1F1C9" w14:textId="77777777" w:rsidR="008C00E2" w:rsidRPr="000A1A12" w:rsidRDefault="008C00E2" w:rsidP="000A1A12">
            <w:pPr>
              <w:rPr>
                <w:sz w:val="22"/>
                <w:szCs w:val="22"/>
              </w:rPr>
            </w:pPr>
            <w:r w:rsidRPr="000A1A12">
              <w:rPr>
                <w:sz w:val="22"/>
                <w:szCs w:val="22"/>
              </w:rPr>
              <w:t xml:space="preserve">Borsa </w:t>
            </w:r>
            <w:proofErr w:type="spellStart"/>
            <w:r w:rsidRPr="000A1A12">
              <w:rPr>
                <w:sz w:val="22"/>
                <w:szCs w:val="22"/>
              </w:rPr>
              <w:t>Italiana</w:t>
            </w:r>
            <w:proofErr w:type="spellEnd"/>
          </w:p>
        </w:tc>
        <w:tc>
          <w:tcPr>
            <w:tcW w:w="1695" w:type="pct"/>
            <w:vAlign w:val="bottom"/>
          </w:tcPr>
          <w:p w14:paraId="0AD54EA4" w14:textId="77777777" w:rsidR="008C00E2" w:rsidRPr="000A1A12" w:rsidRDefault="008C00E2" w:rsidP="000A1A12">
            <w:pPr>
              <w:rPr>
                <w:sz w:val="22"/>
                <w:szCs w:val="22"/>
              </w:rPr>
            </w:pPr>
            <w:r w:rsidRPr="000A1A12">
              <w:rPr>
                <w:sz w:val="22"/>
                <w:szCs w:val="22"/>
              </w:rPr>
              <w:t>Gas Utilities</w:t>
            </w:r>
          </w:p>
        </w:tc>
      </w:tr>
      <w:tr w:rsidR="008C00E2" w:rsidRPr="000A1A12" w14:paraId="3714B06C" w14:textId="77777777" w:rsidTr="008C00E2">
        <w:tc>
          <w:tcPr>
            <w:tcW w:w="1293" w:type="pct"/>
          </w:tcPr>
          <w:p w14:paraId="2DBB3931" w14:textId="77777777" w:rsidR="008C00E2" w:rsidRPr="000A1A12" w:rsidRDefault="008C00E2" w:rsidP="000A1A12">
            <w:pPr>
              <w:rPr>
                <w:sz w:val="22"/>
                <w:szCs w:val="22"/>
              </w:rPr>
            </w:pPr>
            <w:proofErr w:type="spellStart"/>
            <w:r w:rsidRPr="000A1A12">
              <w:rPr>
                <w:sz w:val="22"/>
                <w:szCs w:val="22"/>
              </w:rPr>
              <w:t>Ultralife</w:t>
            </w:r>
            <w:proofErr w:type="spellEnd"/>
            <w:r w:rsidRPr="000A1A12">
              <w:rPr>
                <w:sz w:val="22"/>
                <w:szCs w:val="22"/>
              </w:rPr>
              <w:t xml:space="preserve"> Corporation</w:t>
            </w:r>
          </w:p>
        </w:tc>
        <w:tc>
          <w:tcPr>
            <w:tcW w:w="994" w:type="pct"/>
            <w:vAlign w:val="bottom"/>
          </w:tcPr>
          <w:p w14:paraId="15F6145C" w14:textId="77777777" w:rsidR="008C00E2" w:rsidRPr="000A1A12" w:rsidRDefault="008C00E2" w:rsidP="000A1A12">
            <w:pPr>
              <w:rPr>
                <w:sz w:val="22"/>
                <w:szCs w:val="22"/>
              </w:rPr>
            </w:pPr>
            <w:r w:rsidRPr="000A1A12">
              <w:rPr>
                <w:sz w:val="22"/>
                <w:szCs w:val="22"/>
              </w:rPr>
              <w:t>ULBI US Equity</w:t>
            </w:r>
          </w:p>
        </w:tc>
        <w:tc>
          <w:tcPr>
            <w:tcW w:w="1018" w:type="pct"/>
            <w:vAlign w:val="bottom"/>
          </w:tcPr>
          <w:p w14:paraId="1C77D3A2" w14:textId="77777777" w:rsidR="008C00E2" w:rsidRPr="000A1A12" w:rsidRDefault="008C00E2" w:rsidP="000A1A12">
            <w:pPr>
              <w:rPr>
                <w:sz w:val="22"/>
                <w:szCs w:val="22"/>
              </w:rPr>
            </w:pPr>
            <w:r w:rsidRPr="000A1A12">
              <w:rPr>
                <w:sz w:val="22"/>
                <w:szCs w:val="22"/>
              </w:rPr>
              <w:t>NASDAQ GM</w:t>
            </w:r>
          </w:p>
        </w:tc>
        <w:tc>
          <w:tcPr>
            <w:tcW w:w="1695" w:type="pct"/>
            <w:vAlign w:val="bottom"/>
          </w:tcPr>
          <w:p w14:paraId="3BFEBFE6" w14:textId="77777777" w:rsidR="008C00E2" w:rsidRPr="000A1A12" w:rsidRDefault="008C00E2" w:rsidP="000A1A12">
            <w:pPr>
              <w:rPr>
                <w:sz w:val="22"/>
                <w:szCs w:val="22"/>
              </w:rPr>
            </w:pPr>
            <w:r w:rsidRPr="000A1A12">
              <w:rPr>
                <w:sz w:val="22"/>
                <w:szCs w:val="22"/>
              </w:rPr>
              <w:t>Renewable Energy Equipment</w:t>
            </w:r>
          </w:p>
        </w:tc>
      </w:tr>
      <w:tr w:rsidR="008C00E2" w:rsidRPr="000A1A12" w14:paraId="1897EDED" w14:textId="77777777" w:rsidTr="008C00E2">
        <w:tc>
          <w:tcPr>
            <w:tcW w:w="1293" w:type="pct"/>
          </w:tcPr>
          <w:p w14:paraId="2FC0FF38" w14:textId="77777777" w:rsidR="008C00E2" w:rsidRPr="000A1A12" w:rsidRDefault="008C00E2" w:rsidP="000A1A12">
            <w:pPr>
              <w:rPr>
                <w:sz w:val="22"/>
                <w:szCs w:val="22"/>
              </w:rPr>
            </w:pPr>
            <w:r w:rsidRPr="000A1A12">
              <w:rPr>
                <w:sz w:val="22"/>
                <w:szCs w:val="22"/>
              </w:rPr>
              <w:t>TotalEnergies SE</w:t>
            </w:r>
          </w:p>
        </w:tc>
        <w:tc>
          <w:tcPr>
            <w:tcW w:w="994" w:type="pct"/>
            <w:vAlign w:val="bottom"/>
          </w:tcPr>
          <w:p w14:paraId="52F60ED3" w14:textId="77777777" w:rsidR="008C00E2" w:rsidRPr="000A1A12" w:rsidRDefault="008C00E2" w:rsidP="000A1A12">
            <w:pPr>
              <w:rPr>
                <w:sz w:val="22"/>
                <w:szCs w:val="22"/>
              </w:rPr>
            </w:pPr>
            <w:r w:rsidRPr="000A1A12">
              <w:rPr>
                <w:sz w:val="22"/>
                <w:szCs w:val="22"/>
              </w:rPr>
              <w:t>TTE FP Equity</w:t>
            </w:r>
          </w:p>
        </w:tc>
        <w:tc>
          <w:tcPr>
            <w:tcW w:w="1018" w:type="pct"/>
            <w:vAlign w:val="bottom"/>
          </w:tcPr>
          <w:p w14:paraId="44A3A199" w14:textId="77777777" w:rsidR="008C00E2" w:rsidRPr="000A1A12" w:rsidRDefault="008C00E2" w:rsidP="000A1A12">
            <w:pPr>
              <w:rPr>
                <w:sz w:val="22"/>
                <w:szCs w:val="22"/>
              </w:rPr>
            </w:pPr>
            <w:r w:rsidRPr="000A1A12">
              <w:rPr>
                <w:sz w:val="22"/>
                <w:szCs w:val="22"/>
              </w:rPr>
              <w:t>EN Paris</w:t>
            </w:r>
          </w:p>
        </w:tc>
        <w:tc>
          <w:tcPr>
            <w:tcW w:w="1695" w:type="pct"/>
            <w:vAlign w:val="bottom"/>
          </w:tcPr>
          <w:p w14:paraId="547B4877" w14:textId="77777777" w:rsidR="008C00E2" w:rsidRPr="000A1A12" w:rsidRDefault="008C00E2" w:rsidP="000A1A12">
            <w:pPr>
              <w:rPr>
                <w:sz w:val="22"/>
                <w:szCs w:val="22"/>
              </w:rPr>
            </w:pPr>
            <w:r w:rsidRPr="000A1A12">
              <w:rPr>
                <w:sz w:val="22"/>
                <w:szCs w:val="22"/>
              </w:rPr>
              <w:t>Integrated Oils</w:t>
            </w:r>
          </w:p>
        </w:tc>
      </w:tr>
      <w:tr w:rsidR="008C00E2" w:rsidRPr="000A1A12" w14:paraId="17C1E1E0" w14:textId="77777777" w:rsidTr="008C00E2">
        <w:tc>
          <w:tcPr>
            <w:tcW w:w="1293" w:type="pct"/>
          </w:tcPr>
          <w:p w14:paraId="178F57C5" w14:textId="77777777" w:rsidR="008C00E2" w:rsidRPr="000A1A12" w:rsidRDefault="008C00E2" w:rsidP="000A1A12">
            <w:pPr>
              <w:rPr>
                <w:sz w:val="22"/>
                <w:szCs w:val="22"/>
              </w:rPr>
            </w:pPr>
            <w:r w:rsidRPr="000A1A12">
              <w:rPr>
                <w:sz w:val="22"/>
                <w:szCs w:val="22"/>
              </w:rPr>
              <w:t>Ameresco Inc.</w:t>
            </w:r>
          </w:p>
        </w:tc>
        <w:tc>
          <w:tcPr>
            <w:tcW w:w="994" w:type="pct"/>
            <w:vAlign w:val="bottom"/>
          </w:tcPr>
          <w:p w14:paraId="7AEC0CCB" w14:textId="77777777" w:rsidR="008C00E2" w:rsidRPr="000A1A12" w:rsidRDefault="008C00E2" w:rsidP="000A1A12">
            <w:pPr>
              <w:rPr>
                <w:sz w:val="22"/>
                <w:szCs w:val="22"/>
              </w:rPr>
            </w:pPr>
            <w:r w:rsidRPr="000A1A12">
              <w:rPr>
                <w:sz w:val="22"/>
                <w:szCs w:val="22"/>
              </w:rPr>
              <w:t>AMRC US equity</w:t>
            </w:r>
          </w:p>
        </w:tc>
        <w:tc>
          <w:tcPr>
            <w:tcW w:w="1018" w:type="pct"/>
            <w:vAlign w:val="bottom"/>
          </w:tcPr>
          <w:p w14:paraId="4CB3BA03" w14:textId="77777777" w:rsidR="008C00E2" w:rsidRPr="000A1A12" w:rsidRDefault="008C00E2" w:rsidP="000A1A12">
            <w:pPr>
              <w:rPr>
                <w:sz w:val="22"/>
                <w:szCs w:val="22"/>
              </w:rPr>
            </w:pPr>
            <w:r w:rsidRPr="000A1A12">
              <w:rPr>
                <w:sz w:val="22"/>
                <w:szCs w:val="22"/>
              </w:rPr>
              <w:t>New York</w:t>
            </w:r>
          </w:p>
        </w:tc>
        <w:tc>
          <w:tcPr>
            <w:tcW w:w="1695" w:type="pct"/>
            <w:vAlign w:val="bottom"/>
          </w:tcPr>
          <w:p w14:paraId="25F3DF15" w14:textId="77777777" w:rsidR="008C00E2" w:rsidRPr="000A1A12" w:rsidRDefault="008C00E2" w:rsidP="000A1A12">
            <w:pPr>
              <w:rPr>
                <w:sz w:val="22"/>
                <w:szCs w:val="22"/>
              </w:rPr>
            </w:pPr>
            <w:r w:rsidRPr="000A1A12">
              <w:rPr>
                <w:sz w:val="22"/>
                <w:szCs w:val="22"/>
              </w:rPr>
              <w:t>Renewable Energy Project Dev</w:t>
            </w:r>
          </w:p>
        </w:tc>
      </w:tr>
      <w:tr w:rsidR="008C00E2" w:rsidRPr="000A1A12" w14:paraId="63DC42C6" w14:textId="77777777" w:rsidTr="008C00E2">
        <w:tc>
          <w:tcPr>
            <w:tcW w:w="1293" w:type="pct"/>
          </w:tcPr>
          <w:p w14:paraId="04031F87" w14:textId="77777777" w:rsidR="008C00E2" w:rsidRPr="000A1A12" w:rsidRDefault="008C00E2" w:rsidP="000A1A12">
            <w:pPr>
              <w:rPr>
                <w:sz w:val="22"/>
                <w:szCs w:val="22"/>
              </w:rPr>
            </w:pPr>
            <w:r w:rsidRPr="000A1A12">
              <w:rPr>
                <w:sz w:val="22"/>
                <w:szCs w:val="22"/>
              </w:rPr>
              <w:t>NextEra Energy, Inc.</w:t>
            </w:r>
          </w:p>
        </w:tc>
        <w:tc>
          <w:tcPr>
            <w:tcW w:w="994" w:type="pct"/>
            <w:vAlign w:val="bottom"/>
          </w:tcPr>
          <w:p w14:paraId="6D20BFBD" w14:textId="77777777" w:rsidR="008C00E2" w:rsidRPr="000A1A12" w:rsidRDefault="008C00E2" w:rsidP="000A1A12">
            <w:pPr>
              <w:rPr>
                <w:sz w:val="22"/>
                <w:szCs w:val="22"/>
              </w:rPr>
            </w:pPr>
            <w:r w:rsidRPr="000A1A12">
              <w:rPr>
                <w:sz w:val="22"/>
                <w:szCs w:val="22"/>
              </w:rPr>
              <w:t>NEE US Equity</w:t>
            </w:r>
          </w:p>
        </w:tc>
        <w:tc>
          <w:tcPr>
            <w:tcW w:w="1018" w:type="pct"/>
            <w:vAlign w:val="bottom"/>
          </w:tcPr>
          <w:p w14:paraId="1C68A528" w14:textId="77777777" w:rsidR="008C00E2" w:rsidRPr="000A1A12" w:rsidRDefault="008C00E2" w:rsidP="000A1A12">
            <w:pPr>
              <w:rPr>
                <w:sz w:val="22"/>
                <w:szCs w:val="22"/>
              </w:rPr>
            </w:pPr>
            <w:r w:rsidRPr="000A1A12">
              <w:rPr>
                <w:sz w:val="22"/>
                <w:szCs w:val="22"/>
              </w:rPr>
              <w:t>New York</w:t>
            </w:r>
          </w:p>
        </w:tc>
        <w:tc>
          <w:tcPr>
            <w:tcW w:w="1695" w:type="pct"/>
            <w:vAlign w:val="bottom"/>
          </w:tcPr>
          <w:p w14:paraId="7594ADCB" w14:textId="77777777" w:rsidR="008C00E2" w:rsidRPr="000A1A12" w:rsidRDefault="008C00E2" w:rsidP="000A1A12">
            <w:pPr>
              <w:rPr>
                <w:sz w:val="22"/>
                <w:szCs w:val="22"/>
              </w:rPr>
            </w:pPr>
            <w:r w:rsidRPr="000A1A12">
              <w:rPr>
                <w:sz w:val="22"/>
                <w:szCs w:val="22"/>
              </w:rPr>
              <w:t>Integrated Electric Utilities</w:t>
            </w:r>
          </w:p>
        </w:tc>
      </w:tr>
      <w:tr w:rsidR="008C00E2" w:rsidRPr="000A1A12" w14:paraId="7A0CF562" w14:textId="77777777" w:rsidTr="008C00E2">
        <w:tc>
          <w:tcPr>
            <w:tcW w:w="1293" w:type="pct"/>
          </w:tcPr>
          <w:p w14:paraId="13FA93DA" w14:textId="7E8C267F" w:rsidR="008C00E2" w:rsidRPr="000A1A12" w:rsidRDefault="008C00E2" w:rsidP="000A1A12">
            <w:pPr>
              <w:rPr>
                <w:sz w:val="22"/>
                <w:szCs w:val="22"/>
              </w:rPr>
            </w:pPr>
            <w:proofErr w:type="spellStart"/>
            <w:r w:rsidRPr="000A1A12">
              <w:rPr>
                <w:sz w:val="22"/>
                <w:szCs w:val="22"/>
              </w:rPr>
              <w:t>Sunex</w:t>
            </w:r>
            <w:proofErr w:type="spellEnd"/>
            <w:r w:rsidRPr="000A1A12">
              <w:rPr>
                <w:sz w:val="22"/>
                <w:szCs w:val="22"/>
              </w:rPr>
              <w:t xml:space="preserve"> SA</w:t>
            </w:r>
          </w:p>
        </w:tc>
        <w:tc>
          <w:tcPr>
            <w:tcW w:w="994" w:type="pct"/>
            <w:vAlign w:val="bottom"/>
          </w:tcPr>
          <w:p w14:paraId="14892A40" w14:textId="77777777" w:rsidR="008C00E2" w:rsidRPr="000A1A12" w:rsidRDefault="008C00E2" w:rsidP="000A1A12">
            <w:pPr>
              <w:rPr>
                <w:sz w:val="22"/>
                <w:szCs w:val="22"/>
              </w:rPr>
            </w:pPr>
            <w:r w:rsidRPr="000A1A12">
              <w:rPr>
                <w:sz w:val="22"/>
                <w:szCs w:val="22"/>
              </w:rPr>
              <w:t>SNX PW Equity</w:t>
            </w:r>
          </w:p>
        </w:tc>
        <w:tc>
          <w:tcPr>
            <w:tcW w:w="1018" w:type="pct"/>
            <w:vAlign w:val="bottom"/>
          </w:tcPr>
          <w:p w14:paraId="6D2698C9" w14:textId="77777777" w:rsidR="008C00E2" w:rsidRPr="000A1A12" w:rsidRDefault="008C00E2" w:rsidP="000A1A12">
            <w:pPr>
              <w:rPr>
                <w:sz w:val="22"/>
                <w:szCs w:val="22"/>
              </w:rPr>
            </w:pPr>
            <w:r w:rsidRPr="000A1A12">
              <w:rPr>
                <w:sz w:val="22"/>
                <w:szCs w:val="22"/>
              </w:rPr>
              <w:t>Warsaw</w:t>
            </w:r>
          </w:p>
        </w:tc>
        <w:tc>
          <w:tcPr>
            <w:tcW w:w="1695" w:type="pct"/>
            <w:vAlign w:val="bottom"/>
          </w:tcPr>
          <w:p w14:paraId="7CC0586B" w14:textId="77777777" w:rsidR="008C00E2" w:rsidRPr="000A1A12" w:rsidRDefault="008C00E2" w:rsidP="000A1A12">
            <w:pPr>
              <w:rPr>
                <w:sz w:val="22"/>
                <w:szCs w:val="22"/>
              </w:rPr>
            </w:pPr>
            <w:r w:rsidRPr="000A1A12">
              <w:rPr>
                <w:sz w:val="22"/>
                <w:szCs w:val="22"/>
              </w:rPr>
              <w:t>Renewable Energy Equipment</w:t>
            </w:r>
          </w:p>
        </w:tc>
      </w:tr>
    </w:tbl>
    <w:p w14:paraId="13794A99" w14:textId="77777777" w:rsidR="00673822" w:rsidRPr="000A1A12" w:rsidRDefault="00673822" w:rsidP="000A1A12">
      <w:pPr>
        <w:rPr>
          <w:sz w:val="22"/>
          <w:szCs w:val="22"/>
        </w:rPr>
      </w:pPr>
    </w:p>
    <w:p w14:paraId="5B5A48D4" w14:textId="13D90C03" w:rsidR="00831174" w:rsidRPr="000A1A12" w:rsidRDefault="008B6600" w:rsidP="000A1A12">
      <w:r w:rsidRPr="000A1A12">
        <w:t xml:space="preserve">They have been picked to give us a general overview of the whole market not focusing on any specific jurisdiction </w:t>
      </w:r>
      <w:r w:rsidR="005F30CD" w:rsidRPr="000A1A12">
        <w:t xml:space="preserve">they vary also in how green their business model is, from </w:t>
      </w:r>
      <w:r w:rsidR="0065667E" w:rsidRPr="000A1A12">
        <w:t xml:space="preserve">companies like </w:t>
      </w:r>
      <w:r w:rsidR="005F30CD" w:rsidRPr="000A1A12">
        <w:lastRenderedPageBreak/>
        <w:t xml:space="preserve">First </w:t>
      </w:r>
      <w:r w:rsidR="00547DE2">
        <w:t>S</w:t>
      </w:r>
      <w:r w:rsidR="005F30CD" w:rsidRPr="000A1A12">
        <w:t>olar</w:t>
      </w:r>
      <w:r w:rsidR="00547DE2">
        <w:t>,</w:t>
      </w:r>
      <w:r w:rsidR="005F30CD" w:rsidRPr="000A1A12">
        <w:t xml:space="preserve"> </w:t>
      </w:r>
      <w:proofErr w:type="spellStart"/>
      <w:r w:rsidR="0065667E" w:rsidRPr="000A1A12">
        <w:t>Sunex</w:t>
      </w:r>
      <w:proofErr w:type="spellEnd"/>
      <w:r w:rsidR="0065667E" w:rsidRPr="000A1A12">
        <w:t xml:space="preserve"> and Ameresco </w:t>
      </w:r>
      <w:r w:rsidR="005F30CD" w:rsidRPr="000A1A12">
        <w:t xml:space="preserve">being very focused on renewable energy </w:t>
      </w:r>
      <w:r w:rsidR="005F30C4" w:rsidRPr="000A1A12">
        <w:t xml:space="preserve">the first 2 dealing in solar while </w:t>
      </w:r>
      <w:r w:rsidR="00547DE2" w:rsidRPr="000A1A12">
        <w:t xml:space="preserve">Ameresco </w:t>
      </w:r>
      <w:r w:rsidR="005F30C4" w:rsidRPr="000A1A12">
        <w:t>focuses on integrated clean energy solutions, including cogeneration and hydro</w:t>
      </w:r>
      <w:r w:rsidR="00621AD6">
        <w:t>electric</w:t>
      </w:r>
      <w:r w:rsidR="005F30C4" w:rsidRPr="000A1A12">
        <w:t xml:space="preserve">. Then there are companies that are in the middle like </w:t>
      </w:r>
      <w:r w:rsidR="005F30CD" w:rsidRPr="000A1A12">
        <w:t>Eni</w:t>
      </w:r>
      <w:r w:rsidR="00A268C9">
        <w:t xml:space="preserve"> and </w:t>
      </w:r>
      <w:r w:rsidR="00A268C9" w:rsidRPr="00A268C9">
        <w:t>TotalEnergies</w:t>
      </w:r>
      <w:r w:rsidR="005F30CD" w:rsidRPr="000A1A12">
        <w:t xml:space="preserve"> which </w:t>
      </w:r>
      <w:r w:rsidR="004B00B5" w:rsidRPr="000A1A12">
        <w:t xml:space="preserve">still </w:t>
      </w:r>
      <w:r w:rsidR="005F30CD" w:rsidRPr="000A1A12">
        <w:t xml:space="preserve">largely deals in </w:t>
      </w:r>
      <w:r w:rsidR="004B00B5" w:rsidRPr="000A1A12">
        <w:t xml:space="preserve">hydrocarbons </w:t>
      </w:r>
      <w:r w:rsidR="005F30CD" w:rsidRPr="000A1A12">
        <w:t xml:space="preserve">but also has some renewable projects in the works </w:t>
      </w:r>
      <w:r w:rsidR="007E3B6A" w:rsidRPr="000A1A12">
        <w:t>and plans to at some point switch off their involvement in oil and gas</w:t>
      </w:r>
      <w:r w:rsidR="00116684">
        <w:t xml:space="preserve"> even before the</w:t>
      </w:r>
      <w:r w:rsidR="00CA314B">
        <w:t xml:space="preserve"> 2050 zero carbon target</w:t>
      </w:r>
      <w:r w:rsidR="007E3B6A" w:rsidRPr="000A1A12">
        <w:t xml:space="preserve">. Then finally there are companies like </w:t>
      </w:r>
      <w:r w:rsidR="00621AD6">
        <w:t xml:space="preserve">Shell </w:t>
      </w:r>
      <w:r w:rsidR="005F30CD" w:rsidRPr="000A1A12">
        <w:t xml:space="preserve">that has no </w:t>
      </w:r>
      <w:r w:rsidR="008279F2" w:rsidRPr="000A1A12">
        <w:t>renewable aims and no intentions to develop them</w:t>
      </w:r>
      <w:r w:rsidR="004B00B5" w:rsidRPr="000A1A12">
        <w:t>, opting to focus on the exploration, refinement, and sale of hydrocarbons</w:t>
      </w:r>
      <w:r w:rsidR="008279F2" w:rsidRPr="000A1A12">
        <w:t>.</w:t>
      </w:r>
      <w:r w:rsidR="004B00B5" w:rsidRPr="000A1A12">
        <w:t xml:space="preserve"> </w:t>
      </w:r>
    </w:p>
    <w:p w14:paraId="3BAF1A62" w14:textId="2AC4AEDC" w:rsidR="00C659C3" w:rsidRPr="000A1A12" w:rsidRDefault="007E3B6A" w:rsidP="000A1A12">
      <w:r w:rsidRPr="000A1A12">
        <w:t>The</w:t>
      </w:r>
      <w:r w:rsidR="00E663B9" w:rsidRPr="000A1A12">
        <w:t xml:space="preserve">n there </w:t>
      </w:r>
      <w:r w:rsidRPr="000A1A12">
        <w:t xml:space="preserve">are companies dealing in the </w:t>
      </w:r>
      <w:proofErr w:type="gramStart"/>
      <w:r w:rsidRPr="000A1A12">
        <w:t>Infrastructure</w:t>
      </w:r>
      <w:proofErr w:type="gramEnd"/>
      <w:r w:rsidRPr="000A1A12">
        <w:t xml:space="preserve"> of energy mainly distribution, and storage</w:t>
      </w:r>
      <w:r w:rsidR="00185606">
        <w:t>, they are also a vital part of the energy sector</w:t>
      </w:r>
      <w:r w:rsidRPr="000A1A12">
        <w:t xml:space="preserve">. </w:t>
      </w:r>
      <w:r w:rsidR="00E663B9" w:rsidRPr="000A1A12">
        <w:t xml:space="preserve">There are </w:t>
      </w:r>
      <w:r w:rsidR="00831174" w:rsidRPr="000A1A12">
        <w:t xml:space="preserve">companies like </w:t>
      </w:r>
      <w:proofErr w:type="spellStart"/>
      <w:r w:rsidR="00831174" w:rsidRPr="000A1A12">
        <w:t>Sna</w:t>
      </w:r>
      <w:r w:rsidR="00185606">
        <w:t>m</w:t>
      </w:r>
      <w:proofErr w:type="spellEnd"/>
      <w:r w:rsidR="00831174" w:rsidRPr="000A1A12">
        <w:t xml:space="preserve">, which manages Italy's natural gas grid. </w:t>
      </w:r>
      <w:r w:rsidR="002948D1" w:rsidRPr="000A1A12">
        <w:t xml:space="preserve">Other companies such </w:t>
      </w:r>
      <w:r w:rsidR="00831174" w:rsidRPr="000A1A12">
        <w:t xml:space="preserve">as engineering giant Siemens, which provides broad industrial solutions, and battery specialists EnerSys and </w:t>
      </w:r>
      <w:proofErr w:type="spellStart"/>
      <w:r w:rsidR="00831174" w:rsidRPr="000A1A12">
        <w:t>Ultralife</w:t>
      </w:r>
      <w:proofErr w:type="spellEnd"/>
      <w:r w:rsidR="00831174" w:rsidRPr="000A1A12">
        <w:t xml:space="preserve"> Corporation. </w:t>
      </w:r>
    </w:p>
    <w:p w14:paraId="7DC067F2" w14:textId="3F985853" w:rsidR="00831174" w:rsidRDefault="00831174" w:rsidP="005F30CD">
      <w:pPr>
        <w:rPr>
          <w:ins w:id="4" w:author="PG-Rota, Pietro" w:date="2025-11-05T11:28:00Z" w16du:dateUtc="2025-11-05T11:28:00Z"/>
        </w:rPr>
      </w:pPr>
      <w:r w:rsidRPr="000A1A12">
        <w:t xml:space="preserve">The fundamental difference lies in their primary energy source and business model: some are </w:t>
      </w:r>
      <w:r w:rsidR="00673822" w:rsidRPr="000A1A12">
        <w:t>cantered</w:t>
      </w:r>
      <w:r w:rsidRPr="000A1A12">
        <w:t xml:space="preserve"> on traditional fossil fuels, others on renewable generation, and a third group on the technology and infrastructure required to manage, store, and transmit power in the modern industrial landscape.</w:t>
      </w:r>
    </w:p>
    <w:p w14:paraId="3FA936DE" w14:textId="17086EEE" w:rsidR="00185606" w:rsidRPr="004324FF" w:rsidRDefault="00185606" w:rsidP="005F30CD">
      <w:ins w:id="5" w:author="PG-Rota, Pietro" w:date="2025-11-05T11:28:00Z" w16du:dateUtc="2025-11-05T11:28:00Z">
        <w:r>
          <w:t>236</w:t>
        </w:r>
      </w:ins>
    </w:p>
    <w:p w14:paraId="2B63E8DF" w14:textId="77777777" w:rsidR="00F61A78" w:rsidRPr="00F61A78" w:rsidRDefault="00F61A78" w:rsidP="00307E58">
      <w:pPr>
        <w:pStyle w:val="Heading1"/>
        <w:numPr>
          <w:ilvl w:val="0"/>
          <w:numId w:val="5"/>
        </w:numPr>
        <w:rPr>
          <w:rFonts w:eastAsia="Times New Roman"/>
          <w:lang w:val="en-US" w:eastAsia="en-US"/>
        </w:rPr>
      </w:pPr>
      <w:bookmarkStart w:id="6" w:name="_Toc213176057"/>
      <w:r w:rsidRPr="00F61A78">
        <w:rPr>
          <w:rFonts w:eastAsia="Times New Roman"/>
          <w:lang w:val="en-US" w:eastAsia="en-US"/>
        </w:rPr>
        <w:t>Methodology</w:t>
      </w:r>
      <w:bookmarkEnd w:id="6"/>
    </w:p>
    <w:p w14:paraId="62ABBCCF" w14:textId="77777777" w:rsidR="001404AB" w:rsidRDefault="00F61A78" w:rsidP="00F61A78">
      <w:pPr>
        <w:spacing w:line="360" w:lineRule="auto"/>
        <w:rPr>
          <w:rFonts w:eastAsiaTheme="minorHAnsi"/>
          <w:b/>
          <w:bCs/>
          <w:kern w:val="0"/>
          <w:szCs w:val="22"/>
          <w:lang w:eastAsia="en-US"/>
          <w14:ligatures w14:val="none"/>
        </w:rPr>
      </w:pPr>
      <w:r w:rsidRPr="00F61A78">
        <w:rPr>
          <w:rFonts w:eastAsiaTheme="minorHAnsi"/>
          <w:kern w:val="0"/>
          <w:szCs w:val="22"/>
          <w:lang w:val="en-US" w:eastAsia="en-US"/>
          <w14:ligatures w14:val="none"/>
        </w:rPr>
        <w:t>The daily stock returns were calculated using the formula for log returns</w:t>
      </w:r>
      <w:r w:rsidR="001404AB">
        <w:rPr>
          <w:rFonts w:eastAsiaTheme="minorHAnsi"/>
          <w:b/>
          <w:bCs/>
          <w:kern w:val="0"/>
          <w:szCs w:val="22"/>
          <w:lang w:eastAsia="en-US"/>
          <w14:ligatures w14:val="none"/>
        </w:rPr>
        <w:t xml:space="preserve">: </w:t>
      </w:r>
    </w:p>
    <w:p w14:paraId="446B6001" w14:textId="79DF9F6E" w:rsidR="00F61A78" w:rsidRPr="001404AB" w:rsidRDefault="0024059C" w:rsidP="00F61A78">
      <w:pPr>
        <w:spacing w:line="360" w:lineRule="auto"/>
        <w:rPr>
          <w:kern w:val="0"/>
          <w:szCs w:val="22"/>
          <w:lang w:val="en-US" w:eastAsia="en-US"/>
          <w14:ligatures w14:val="none"/>
        </w:rPr>
      </w:pPr>
      <m:oMathPara>
        <m:oMath>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R</m:t>
              </m:r>
            </m:e>
            <m:sub>
              <m:r>
                <w:rPr>
                  <w:rFonts w:ascii="Cambria Math" w:eastAsiaTheme="minorHAnsi" w:hAnsi="Cambria Math"/>
                  <w:kern w:val="0"/>
                  <w:szCs w:val="22"/>
                  <w:lang w:val="en-US" w:eastAsia="en-US"/>
                  <w14:ligatures w14:val="none"/>
                </w:rPr>
                <m:t>t</m:t>
              </m:r>
            </m:sub>
          </m:sSub>
          <m:r>
            <w:rPr>
              <w:rFonts w:ascii="Cambria Math" w:eastAsiaTheme="minorHAnsi" w:hAnsi="Cambria Math"/>
              <w:kern w:val="0"/>
              <w:szCs w:val="22"/>
              <w:lang w:val="en-US" w:eastAsia="en-US"/>
              <w14:ligatures w14:val="none"/>
            </w:rPr>
            <m:t>=</m:t>
          </m:r>
          <m:func>
            <m:funcPr>
              <m:ctrlPr>
                <w:rPr>
                  <w:rFonts w:ascii="Cambria Math" w:eastAsiaTheme="minorHAnsi" w:hAnsi="Cambria Math"/>
                  <w:i/>
                  <w:kern w:val="0"/>
                  <w:szCs w:val="22"/>
                  <w:lang w:val="en-US" w:eastAsia="en-US"/>
                  <w14:ligatures w14:val="none"/>
                </w:rPr>
              </m:ctrlPr>
            </m:funcPr>
            <m:fName>
              <m:r>
                <m:rPr>
                  <m:sty m:val="p"/>
                </m:rPr>
                <w:rPr>
                  <w:rFonts w:ascii="Cambria Math" w:eastAsiaTheme="minorHAnsi" w:hAnsi="Cambria Math"/>
                  <w:kern w:val="0"/>
                  <w:szCs w:val="22"/>
                  <w:lang w:val="en-US" w:eastAsia="en-US"/>
                  <w14:ligatures w14:val="none"/>
                </w:rPr>
                <m:t>ln</m:t>
              </m:r>
            </m:fName>
            <m:e>
              <m:d>
                <m:dPr>
                  <m:ctrlPr>
                    <w:rPr>
                      <w:rFonts w:ascii="Cambria Math" w:eastAsiaTheme="minorHAnsi" w:hAnsi="Cambria Math"/>
                      <w:i/>
                      <w:kern w:val="0"/>
                      <w:szCs w:val="22"/>
                      <w:lang w:val="en-US" w:eastAsia="en-US"/>
                      <w14:ligatures w14:val="none"/>
                    </w:rPr>
                  </m:ctrlPr>
                </m:dPr>
                <m:e>
                  <m:f>
                    <m:fPr>
                      <m:ctrlPr>
                        <w:rPr>
                          <w:rFonts w:ascii="Cambria Math" w:eastAsiaTheme="minorHAnsi" w:hAnsi="Cambria Math"/>
                          <w:i/>
                          <w:kern w:val="0"/>
                          <w:szCs w:val="22"/>
                          <w:lang w:val="en-US" w:eastAsia="en-US"/>
                          <w14:ligatures w14:val="none"/>
                        </w:rPr>
                      </m:ctrlPr>
                    </m:fPr>
                    <m:num>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m:t>
                          </m:r>
                        </m:sub>
                      </m:sSub>
                    </m:num>
                    <m:den>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t-1</m:t>
                          </m:r>
                        </m:sub>
                      </m:sSub>
                    </m:den>
                  </m:f>
                </m:e>
              </m:d>
            </m:e>
          </m:func>
          <m:r>
            <w:rPr>
              <w:rFonts w:ascii="Cambria Math" w:hAnsi="Cambria Math"/>
              <w:kern w:val="0"/>
              <w:szCs w:val="22"/>
              <w:lang w:val="en-US" w:eastAsia="en-US"/>
              <w14:ligatures w14:val="none"/>
            </w:rPr>
            <m:t xml:space="preserve">     </m:t>
          </m:r>
          <m:r>
            <m:rPr>
              <m:sty m:val="p"/>
            </m:rPr>
            <w:rPr>
              <w:rFonts w:ascii="Cambria Math" w:hAnsi="Cambria Math"/>
              <w:kern w:val="0"/>
              <w:szCs w:val="22"/>
              <w:lang w:val="en-US" w:eastAsia="en-US"/>
              <w14:ligatures w14:val="none"/>
            </w:rPr>
            <m:t>or</m:t>
          </m:r>
          <m:r>
            <w:rPr>
              <w:rFonts w:ascii="Cambria Math" w:hAnsi="Cambria Math"/>
              <w:kern w:val="0"/>
              <w:szCs w:val="22"/>
              <w:lang w:val="en-US" w:eastAsia="en-US"/>
              <w14:ligatures w14:val="none"/>
            </w:rPr>
            <m:t xml:space="preserve">     </m:t>
          </m:r>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R</m:t>
              </m:r>
            </m:e>
            <m:sub>
              <m:r>
                <w:rPr>
                  <w:rFonts w:ascii="Cambria Math" w:eastAsiaTheme="minorHAnsi" w:hAnsi="Cambria Math"/>
                  <w:kern w:val="0"/>
                  <w:szCs w:val="22"/>
                  <w:lang w:val="en-US" w:eastAsia="en-US"/>
                  <w14:ligatures w14:val="none"/>
                </w:rPr>
                <m:t>t</m:t>
              </m:r>
            </m:sub>
          </m:sSub>
          <m:r>
            <w:rPr>
              <w:rFonts w:ascii="Cambria Math" w:eastAsiaTheme="minorHAnsi" w:hAnsi="Cambria Math"/>
              <w:kern w:val="0"/>
              <w:szCs w:val="22"/>
              <w:lang w:val="en-US" w:eastAsia="en-US"/>
              <w14:ligatures w14:val="none"/>
            </w:rPr>
            <m:t>=</m:t>
          </m:r>
          <m:func>
            <m:funcPr>
              <m:ctrlPr>
                <w:rPr>
                  <w:rFonts w:ascii="Cambria Math" w:eastAsiaTheme="minorHAnsi" w:hAnsi="Cambria Math"/>
                  <w:i/>
                  <w:kern w:val="0"/>
                  <w:szCs w:val="22"/>
                  <w:lang w:val="en-US" w:eastAsia="en-US"/>
                  <w14:ligatures w14:val="none"/>
                </w:rPr>
              </m:ctrlPr>
            </m:funcPr>
            <m:fName>
              <m:r>
                <m:rPr>
                  <m:sty m:val="p"/>
                </m:rPr>
                <w:rPr>
                  <w:rFonts w:ascii="Cambria Math" w:eastAsiaTheme="minorHAnsi" w:hAnsi="Cambria Math"/>
                  <w:kern w:val="0"/>
                  <w:szCs w:val="22"/>
                  <w:lang w:val="en-US" w:eastAsia="en-US"/>
                  <w14:ligatures w14:val="none"/>
                </w:rPr>
                <m:t>ln</m:t>
              </m:r>
            </m:fName>
            <m:e>
              <m:d>
                <m:dPr>
                  <m:ctrlPr>
                    <w:rPr>
                      <w:rFonts w:ascii="Cambria Math" w:eastAsiaTheme="minorHAnsi" w:hAnsi="Cambria Math"/>
                      <w:i/>
                      <w:kern w:val="0"/>
                      <w:szCs w:val="22"/>
                      <w:lang w:val="en-US" w:eastAsia="en-US"/>
                      <w14:ligatures w14:val="none"/>
                    </w:rPr>
                  </m:ctrlPr>
                </m:dPr>
                <m:e>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m:t>
                      </m:r>
                    </m:sub>
                  </m:sSub>
                </m:e>
              </m:d>
              <m:r>
                <w:rPr>
                  <w:rFonts w:ascii="Cambria Math" w:eastAsiaTheme="minorHAnsi" w:hAnsi="Cambria Math"/>
                  <w:kern w:val="0"/>
                  <w:szCs w:val="22"/>
                  <w:lang w:val="en-US" w:eastAsia="en-US"/>
                  <w14:ligatures w14:val="none"/>
                </w:rPr>
                <m:t>-</m:t>
              </m:r>
              <m:func>
                <m:funcPr>
                  <m:ctrlPr>
                    <w:rPr>
                      <w:rFonts w:ascii="Cambria Math" w:eastAsiaTheme="minorHAnsi" w:hAnsi="Cambria Math"/>
                      <w:i/>
                      <w:kern w:val="0"/>
                      <w:szCs w:val="22"/>
                      <w:lang w:val="en-US" w:eastAsia="en-US"/>
                      <w14:ligatures w14:val="none"/>
                    </w:rPr>
                  </m:ctrlPr>
                </m:funcPr>
                <m:fName>
                  <m:r>
                    <m:rPr>
                      <m:sty m:val="p"/>
                    </m:rPr>
                    <w:rPr>
                      <w:rFonts w:ascii="Cambria Math" w:eastAsiaTheme="minorHAnsi" w:hAnsi="Cambria Math"/>
                      <w:kern w:val="0"/>
                      <w:szCs w:val="22"/>
                      <w:lang w:val="en-US" w:eastAsia="en-US"/>
                      <w14:ligatures w14:val="none"/>
                    </w:rPr>
                    <m:t>ln</m:t>
                  </m:r>
                </m:fName>
                <m:e>
                  <m:d>
                    <m:dPr>
                      <m:ctrlPr>
                        <w:rPr>
                          <w:rFonts w:ascii="Cambria Math" w:eastAsiaTheme="minorHAnsi" w:hAnsi="Cambria Math"/>
                          <w:i/>
                          <w:kern w:val="0"/>
                          <w:szCs w:val="22"/>
                          <w:lang w:val="en-US" w:eastAsia="en-US"/>
                          <w14:ligatures w14:val="none"/>
                        </w:rPr>
                      </m:ctrlPr>
                    </m:dPr>
                    <m:e>
                      <m:sSub>
                        <m:sSubPr>
                          <m:ctrlPr>
                            <w:rPr>
                              <w:rFonts w:ascii="Cambria Math" w:eastAsiaTheme="minorHAnsi" w:hAnsi="Cambria Math"/>
                              <w:i/>
                              <w:kern w:val="0"/>
                              <w:szCs w:val="22"/>
                              <w:lang w:val="en-US" w:eastAsia="en-US"/>
                              <w14:ligatures w14:val="none"/>
                            </w:rPr>
                          </m:ctrlPr>
                        </m:sSubPr>
                        <m:e>
                          <m:r>
                            <w:rPr>
                              <w:rFonts w:ascii="Cambria Math" w:eastAsiaTheme="minorHAnsi" w:hAnsi="Cambria Math"/>
                              <w:kern w:val="0"/>
                              <w:szCs w:val="22"/>
                              <w:lang w:val="en-US" w:eastAsia="en-US"/>
                              <w14:ligatures w14:val="none"/>
                            </w:rPr>
                            <m:t>P</m:t>
                          </m:r>
                        </m:e>
                        <m:sub>
                          <m:r>
                            <w:rPr>
                              <w:rFonts w:ascii="Cambria Math" w:eastAsiaTheme="minorHAnsi" w:hAnsi="Cambria Math"/>
                              <w:kern w:val="0"/>
                              <w:szCs w:val="22"/>
                              <w:lang w:val="en-US" w:eastAsia="en-US"/>
                              <w14:ligatures w14:val="none"/>
                            </w:rPr>
                            <m:t>t-1</m:t>
                          </m:r>
                        </m:sub>
                      </m:sSub>
                    </m:e>
                  </m:d>
                </m:e>
              </m:func>
            </m:e>
          </m:func>
          <m:r>
            <w:rPr>
              <w:rFonts w:ascii="Cambria Math" w:hAnsi="Cambria Math"/>
              <w:kern w:val="0"/>
              <w:szCs w:val="22"/>
              <w:lang w:val="en-US" w:eastAsia="en-US"/>
              <w14:ligatures w14:val="none"/>
            </w:rPr>
            <m:t xml:space="preserve"> </m:t>
          </m:r>
          <m:r>
            <m:rPr>
              <m:sty m:val="p"/>
            </m:rPr>
            <w:rPr>
              <w:rFonts w:ascii="Cambria Math" w:hAnsi="Cambria Math"/>
              <w:kern w:val="0"/>
              <w:szCs w:val="22"/>
              <w:lang w:val="en-US" w:eastAsia="en-US"/>
              <w14:ligatures w14:val="none"/>
            </w:rPr>
            <m:t xml:space="preserve"> </m:t>
          </m:r>
        </m:oMath>
      </m:oMathPara>
    </w:p>
    <w:p w14:paraId="3B7F54D7" w14:textId="13BCA43D" w:rsidR="007A76DD" w:rsidRPr="00153948" w:rsidRDefault="007A76DD" w:rsidP="00153948">
      <w:r w:rsidRPr="00153948">
        <w:t xml:space="preserve">Where </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sub>
        </m:sSub>
      </m:oMath>
      <w:r w:rsidRPr="00153948">
        <w:t xml:space="preserve"> represents the closing price on day </w:t>
      </w:r>
      <m:oMath>
        <m:r>
          <w:rPr>
            <w:rFonts w:ascii="Cambria Math" w:hAnsi="Cambria Math" w:cs="Cambria Math"/>
          </w:rPr>
          <m:t>t</m:t>
        </m:r>
      </m:oMath>
      <w:r w:rsidRPr="00153948">
        <w:t xml:space="preserve">, and </w:t>
      </w:r>
      <m:oMath>
        <m:sSub>
          <m:sSubPr>
            <m:ctrlPr>
              <w:rPr>
                <w:rFonts w:ascii="Cambria Math" w:hAnsi="Cambria Math" w:cs="Cambria Math"/>
                <w:i/>
              </w:rPr>
            </m:ctrlPr>
          </m:sSubPr>
          <m:e>
            <m:r>
              <w:rPr>
                <w:rFonts w:ascii="Cambria Math" w:hAnsi="Cambria Math" w:cs="Cambria Math"/>
              </w:rPr>
              <m:t>P</m:t>
            </m:r>
          </m:e>
          <m:sub>
            <m:r>
              <w:rPr>
                <w:rFonts w:ascii="Cambria Math" w:hAnsi="Cambria Math" w:cs="Cambria Math"/>
              </w:rPr>
              <m:t>t</m:t>
            </m:r>
            <m:r>
              <w:rPr>
                <w:rFonts w:ascii="Cambria Math" w:hAnsi="Cambria Math"/>
              </w:rPr>
              <m:t>-1</m:t>
            </m:r>
          </m:sub>
        </m:sSub>
      </m:oMath>
      <w:r w:rsidRPr="00153948">
        <w:t xml:space="preserve"> represents the closing price on the previous day</w:t>
      </w:r>
    </w:p>
    <w:p w14:paraId="394CB84C" w14:textId="2A799C40" w:rsidR="0091091C" w:rsidRPr="00153948" w:rsidRDefault="001404AB" w:rsidP="00153948">
      <w:r w:rsidRPr="00153948">
        <w:t>Log returns are chosen as they are sy</w:t>
      </w:r>
      <w:r w:rsidRPr="00153948">
        <w:rPr>
          <w:lang w:eastAsia="en-US"/>
        </w:rPr>
        <w:t xml:space="preserve">mmetric. </w:t>
      </w:r>
      <w:r w:rsidRPr="00153948">
        <w:t xml:space="preserve">Where a </w:t>
      </w:r>
      <w:r w:rsidRPr="00153948">
        <w:rPr>
          <w:lang w:eastAsia="en-US"/>
        </w:rPr>
        <w:t>loss is the negative of the gain log return of the same magnitude</w:t>
      </w:r>
      <w:r w:rsidRPr="00153948">
        <w:t xml:space="preserve"> and </w:t>
      </w:r>
      <w:r w:rsidR="007A76DD" w:rsidRPr="00153948">
        <w:t xml:space="preserve">they </w:t>
      </w:r>
      <w:r w:rsidRPr="00153948">
        <w:t>are m</w:t>
      </w:r>
      <w:r w:rsidRPr="00153948">
        <w:rPr>
          <w:lang w:eastAsia="en-US"/>
        </w:rPr>
        <w:t>ore preferred</w:t>
      </w:r>
      <w:r w:rsidR="007A76DD" w:rsidRPr="00153948">
        <w:t xml:space="preserve"> due to them </w:t>
      </w:r>
      <w:r w:rsidRPr="00153948">
        <w:rPr>
          <w:lang w:eastAsia="en-US"/>
        </w:rPr>
        <w:t>more closely approximat</w:t>
      </w:r>
      <w:r w:rsidR="007A76DD" w:rsidRPr="00153948">
        <w:t xml:space="preserve">ing the </w:t>
      </w:r>
      <w:r w:rsidRPr="00153948">
        <w:rPr>
          <w:lang w:eastAsia="en-US"/>
        </w:rPr>
        <w:t>Normal Distribution, which is foundational to many standard statistical and financial models</w:t>
      </w:r>
    </w:p>
    <w:p w14:paraId="4B406891" w14:textId="3242FB76" w:rsidR="006109C9" w:rsidRDefault="006109C9" w:rsidP="00153948">
      <w:r w:rsidRPr="00153948">
        <w:t xml:space="preserve">Before this step we </w:t>
      </w:r>
      <w:r w:rsidR="006D4FE3" w:rsidRPr="00153948">
        <w:t xml:space="preserve">dropped </w:t>
      </w:r>
      <w:r w:rsidRPr="00153948">
        <w:t>all days where any market was closed</w:t>
      </w:r>
      <w:r w:rsidR="00097934" w:rsidRPr="00153948">
        <w:t>,</w:t>
      </w:r>
      <w:r w:rsidRPr="00153948">
        <w:t xml:space="preserve"> </w:t>
      </w:r>
      <w:r w:rsidR="00153948" w:rsidRPr="00153948">
        <w:t>totalling</w:t>
      </w:r>
      <w:r w:rsidR="00F94336" w:rsidRPr="00153948">
        <w:t xml:space="preserve"> </w:t>
      </w:r>
      <w:r w:rsidR="00952AF0" w:rsidRPr="00153948">
        <w:rPr>
          <w:lang w:val="en-US" w:eastAsia="en-US"/>
        </w:rPr>
        <w:t>127</w:t>
      </w:r>
      <w:r w:rsidR="00952AF0" w:rsidRPr="00153948">
        <w:t xml:space="preserve"> lost </w:t>
      </w:r>
      <w:r w:rsidR="00097934" w:rsidRPr="00153948">
        <w:t>days</w:t>
      </w:r>
      <w:r w:rsidR="00C70521" w:rsidRPr="00153948">
        <w:t xml:space="preserve"> for a total of </w:t>
      </w:r>
      <w:r w:rsidR="00C70521" w:rsidRPr="00153948">
        <w:rPr>
          <w:lang w:eastAsia="en-US"/>
        </w:rPr>
        <w:t>238</w:t>
      </w:r>
      <w:r w:rsidR="00C70521" w:rsidRPr="00153948">
        <w:t xml:space="preserve"> days where we have data</w:t>
      </w:r>
      <w:r w:rsidR="00791871" w:rsidRPr="00153948">
        <w:t xml:space="preserve">, opting to reduce the number of days </w:t>
      </w:r>
      <w:r w:rsidR="002456AF" w:rsidRPr="00153948">
        <w:t>is the simplest way to make sure that all the data is aligned and there are no empty cells</w:t>
      </w:r>
      <w:r w:rsidR="00C70521" w:rsidRPr="00153948">
        <w:t>.</w:t>
      </w:r>
      <w:r w:rsidR="00F94336" w:rsidRPr="00153948">
        <w:t xml:space="preserve"> </w:t>
      </w:r>
    </w:p>
    <w:p w14:paraId="43F553C0" w14:textId="2BE9004C" w:rsidR="00961C37" w:rsidRPr="00153948" w:rsidRDefault="00961C37" w:rsidP="00153948">
      <w:ins w:id="7" w:author="PG-Rota, Pietro" w:date="2025-11-05T12:09:00Z" w16du:dateUtc="2025-11-05T12:09:00Z">
        <w:r>
          <w:t>133</w:t>
        </w:r>
      </w:ins>
    </w:p>
    <w:p w14:paraId="07176F4F" w14:textId="77777777" w:rsidR="00B154EB" w:rsidRDefault="00F61A78" w:rsidP="00307E58">
      <w:pPr>
        <w:pStyle w:val="Heading1"/>
        <w:numPr>
          <w:ilvl w:val="0"/>
          <w:numId w:val="5"/>
        </w:numPr>
        <w:rPr>
          <w:rFonts w:eastAsia="Times New Roman"/>
          <w:lang w:val="en-US" w:eastAsia="en-US"/>
        </w:rPr>
      </w:pPr>
      <w:bookmarkStart w:id="8" w:name="_Toc213176058"/>
      <w:r w:rsidRPr="00F61A78">
        <w:rPr>
          <w:rFonts w:eastAsia="Times New Roman"/>
          <w:lang w:val="en-US" w:eastAsia="en-US"/>
        </w:rPr>
        <w:lastRenderedPageBreak/>
        <w:t>Data Analysis and Results</w:t>
      </w:r>
      <w:bookmarkEnd w:id="8"/>
    </w:p>
    <w:p w14:paraId="2EBB5AE7" w14:textId="65087A7D" w:rsidR="00B154EB" w:rsidRPr="00B154EB" w:rsidRDefault="00B154EB" w:rsidP="007F6BDC">
      <w:pPr>
        <w:pStyle w:val="Heading2"/>
        <w:numPr>
          <w:ilvl w:val="1"/>
          <w:numId w:val="2"/>
        </w:numPr>
        <w:ind w:left="851" w:hanging="491"/>
        <w:rPr>
          <w:rFonts w:eastAsia="Times New Roman"/>
          <w:lang w:val="en-US" w:eastAsia="en-US"/>
        </w:rPr>
      </w:pPr>
      <w:bookmarkStart w:id="9" w:name="_Toc213176059"/>
      <w:r w:rsidRPr="00B154EB">
        <w:rPr>
          <w:rFonts w:eastAsia="Times New Roman"/>
          <w:lang w:val="en-US" w:eastAsia="en-US"/>
        </w:rPr>
        <w:t>Descriptive Statistics:</w:t>
      </w:r>
      <w:bookmarkEnd w:id="9"/>
    </w:p>
    <w:p w14:paraId="649B1FB7" w14:textId="23E31A3A" w:rsidR="00B154EB" w:rsidRPr="00B154EB" w:rsidRDefault="00B154EB" w:rsidP="00B154EB">
      <w:pPr>
        <w:spacing w:after="0" w:line="360" w:lineRule="auto"/>
        <w:rPr>
          <w:rFonts w:eastAsia="Times New Roman" w:cstheme="majorBidi"/>
          <w:b/>
          <w:color w:val="000000" w:themeColor="text1"/>
          <w:kern w:val="0"/>
          <w:sz w:val="28"/>
          <w:szCs w:val="32"/>
          <w:lang w:val="en-US" w:eastAsia="en-US"/>
          <w14:ligatures w14:val="none"/>
        </w:rPr>
      </w:pPr>
      <w:r>
        <w:rPr>
          <w:noProof/>
        </w:rPr>
        <w:drawing>
          <wp:inline distT="0" distB="0" distL="0" distR="0" wp14:anchorId="760E18D0" wp14:editId="62FE3C3A">
            <wp:extent cx="5731510" cy="2274570"/>
            <wp:effectExtent l="0" t="0" r="2540" b="0"/>
            <wp:docPr id="188122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28482" name="Picture 1" descr="A screenshot of a computer&#10;&#10;AI-generated content may be incorrect."/>
                    <pic:cNvPicPr/>
                  </pic:nvPicPr>
                  <pic:blipFill>
                    <a:blip r:embed="rId7"/>
                    <a:stretch>
                      <a:fillRect/>
                    </a:stretch>
                  </pic:blipFill>
                  <pic:spPr>
                    <a:xfrm>
                      <a:off x="0" y="0"/>
                      <a:ext cx="5731510" cy="2274570"/>
                    </a:xfrm>
                    <a:prstGeom prst="rect">
                      <a:avLst/>
                    </a:prstGeom>
                  </pic:spPr>
                </pic:pic>
              </a:graphicData>
            </a:graphic>
          </wp:inline>
        </w:drawing>
      </w:r>
    </w:p>
    <w:p w14:paraId="064C3E0D" w14:textId="562F5DEF" w:rsidR="007F6BDC" w:rsidRPr="007F6BDC" w:rsidRDefault="00B154EB" w:rsidP="007F6BDC">
      <w:pPr>
        <w:spacing w:line="360" w:lineRule="auto"/>
        <w:jc w:val="center"/>
        <w:rPr>
          <w:rFonts w:eastAsia="Times New Roman"/>
          <w:lang w:val="en-US" w:eastAsia="en-US"/>
        </w:rPr>
      </w:pPr>
      <w:r w:rsidRPr="00B154EB">
        <w:rPr>
          <w:rFonts w:eastAsiaTheme="minorHAnsi"/>
          <w:b/>
          <w:i/>
          <w:kern w:val="0"/>
          <w:sz w:val="20"/>
          <w:szCs w:val="22"/>
          <w:lang w:val="en-US" w:eastAsia="en-US"/>
          <w14:ligatures w14:val="none"/>
        </w:rPr>
        <w:t>Table 1: Descriptive Statistics of Selected Companies in the Energy Sector</w:t>
      </w:r>
    </w:p>
    <w:p w14:paraId="4F02058E" w14:textId="5F0F7040" w:rsidR="00791871" w:rsidRDefault="00B154EB" w:rsidP="001F17E5">
      <w:r w:rsidRPr="00B154EB">
        <w:rPr>
          <w:lang w:val="en-US" w:eastAsia="en-US"/>
        </w:rPr>
        <w:t>This table showcases much of the descriptive statistics analysis plus some more interesting tests</w:t>
      </w:r>
      <w:r w:rsidRPr="00B154EB">
        <w:t xml:space="preserve">, </w:t>
      </w:r>
      <w:r w:rsidR="004057AA" w:rsidRPr="00B154EB">
        <w:t>overall,</w:t>
      </w:r>
      <w:r w:rsidRPr="00B154EB">
        <w:t xml:space="preserve"> </w:t>
      </w:r>
      <w:r>
        <w:t>the returns were very low this year</w:t>
      </w:r>
      <w:r w:rsidR="00D70C59">
        <w:t>, with three companies going in the negatives</w:t>
      </w:r>
      <w:r>
        <w:t>, most of the companies</w:t>
      </w:r>
      <w:r w:rsidR="00DA4795">
        <w:t xml:space="preserve">, one note before the comments is that all these results are flawed as they only include data for one year, </w:t>
      </w:r>
      <w:r w:rsidR="00AE53F2">
        <w:t>with more data you would get a better understanding of the underlying dynamics of these companies outside of this tumultuous year</w:t>
      </w:r>
      <w:r w:rsidR="004F0FEA">
        <w:t>.</w:t>
      </w:r>
    </w:p>
    <w:p w14:paraId="019978AB" w14:textId="3DB15743" w:rsidR="00791871" w:rsidRDefault="002456AF" w:rsidP="001F17E5">
      <w:r>
        <w:t>The d</w:t>
      </w:r>
      <w:r w:rsidR="00791871">
        <w:t>aily average returns were</w:t>
      </w:r>
      <w:r w:rsidR="009E04A3">
        <w:t xml:space="preserve"> low this year</w:t>
      </w:r>
      <w:r w:rsidR="00791871">
        <w:t>,</w:t>
      </w:r>
      <w:r w:rsidR="009E04A3">
        <w:t xml:space="preserve"> with three companies going in the negatives</w:t>
      </w:r>
      <w:r w:rsidR="00D35209">
        <w:t xml:space="preserve">, </w:t>
      </w:r>
      <w:ins w:id="10" w:author="PG-Rota, Pietro" w:date="2025-11-05T10:28:00Z" w16du:dateUtc="2025-11-05T10:28:00Z">
        <w:r w:rsidR="005A33F5">
          <w:t>possibly implying some deeper issues in the economy especially when it comes to trade</w:t>
        </w:r>
      </w:ins>
      <w:r w:rsidR="00791871">
        <w:t>.</w:t>
      </w:r>
    </w:p>
    <w:p w14:paraId="77B6F7A8" w14:textId="352140B1" w:rsidR="00791871" w:rsidRDefault="009E04A3" w:rsidP="001F17E5">
      <w:r>
        <w:t xml:space="preserve">The standard deviation </w:t>
      </w:r>
      <w:r w:rsidR="00791871">
        <w:t>varied significantly, with the least risky stock (</w:t>
      </w:r>
      <w:proofErr w:type="spellStart"/>
      <w:r w:rsidR="00791871">
        <w:t>Snam</w:t>
      </w:r>
      <w:proofErr w:type="spellEnd"/>
      <w:r w:rsidR="00791871">
        <w:t>) having a standard deviation of 1.05% and the most volatile (Ameresco) reaching 6.15%.</w:t>
      </w:r>
      <w:r w:rsidR="005265B3">
        <w:t xml:space="preserve"> due to</w:t>
      </w:r>
      <w:r w:rsidR="00AA2489">
        <w:t xml:space="preserve"> </w:t>
      </w:r>
      <w:r w:rsidR="00AA2489" w:rsidRPr="00AA2489">
        <w:t>cautious earnings outlook and project execution concerns</w:t>
      </w:r>
      <w:r w:rsidR="00AA2489">
        <w:t xml:space="preserve"> in April</w:t>
      </w:r>
      <w:r w:rsidR="00AA2489" w:rsidRPr="00AA2489">
        <w:t>, followed by an aggressive rebound on strong contract conversion and market optimism</w:t>
      </w:r>
      <w:r w:rsidR="00AA2489">
        <w:t>.</w:t>
      </w:r>
    </w:p>
    <w:p w14:paraId="4147E96F" w14:textId="17AAED11" w:rsidR="00791871" w:rsidRDefault="00791871" w:rsidP="001F17E5">
      <w:r>
        <w:t>Skewness is highly varied, ranging from strongly negative (potential for large losses) to strongly positive (potential for large gains)</w:t>
      </w:r>
      <w:r w:rsidR="005265B3">
        <w:t xml:space="preserve">. </w:t>
      </w:r>
    </w:p>
    <w:p w14:paraId="7ED32103" w14:textId="2AACA5C6" w:rsidR="00791871" w:rsidRDefault="00791871" w:rsidP="001F17E5">
      <w:r>
        <w:t>Kurtosis</w:t>
      </w:r>
      <w:r w:rsidR="005265B3">
        <w:t xml:space="preserve">: </w:t>
      </w:r>
      <w:r>
        <w:t>Nearly all stocks show leptokurtosis (kurtosis above 3), with Ameresco (17.76) and EnerSys (12.38) showing an extremely high probability of extreme returns (</w:t>
      </w:r>
      <w:r w:rsidR="005265B3">
        <w:t xml:space="preserve">“heavy </w:t>
      </w:r>
      <w:r>
        <w:t>tails")</w:t>
      </w:r>
    </w:p>
    <w:p w14:paraId="04A65A31" w14:textId="5D4D25F2" w:rsidR="00791871" w:rsidRDefault="00791871" w:rsidP="001F17E5">
      <w:r>
        <w:t>CV</w:t>
      </w:r>
      <w:r w:rsidR="005265B3">
        <w:t xml:space="preserve">: </w:t>
      </w:r>
      <w:r>
        <w:t>The Coefficient of Variation, a measure of risk-per-unit-of-return,</w:t>
      </w:r>
      <w:r w:rsidR="006620AF">
        <w:t xml:space="preserve"> </w:t>
      </w:r>
      <w:ins w:id="11" w:author="Pietro Rota" w:date="2025-11-04T18:49:00Z" w16du:dateUtc="2025-11-04T18:49:00Z">
        <w:r w:rsidR="006620AF">
          <w:t>what does it mean for risk adverse investors?</w:t>
        </w:r>
      </w:ins>
    </w:p>
    <w:p w14:paraId="7CDEC511" w14:textId="3C9230A3" w:rsidR="00791871" w:rsidRDefault="00791871" w:rsidP="001F17E5">
      <w:r>
        <w:t>Beta</w:t>
      </w:r>
      <w:r w:rsidR="005C69C0">
        <w:t xml:space="preserve"> </w:t>
      </w:r>
      <m:oMath>
        <m:d>
          <m:dPr>
            <m:ctrlPr>
              <w:rPr>
                <w:rFonts w:ascii="Cambria Math" w:hAnsi="Cambria Math"/>
                <w:i/>
              </w:rPr>
            </m:ctrlPr>
          </m:dPr>
          <m:e>
            <m:r>
              <w:rPr>
                <w:rFonts w:ascii="Cambria Math" w:hAnsi="Cambria Math"/>
              </w:rPr>
              <m:t>β</m:t>
            </m:r>
          </m:e>
        </m:d>
      </m:oMath>
      <w:r w:rsidR="006620AF">
        <w:t xml:space="preserve">: </w:t>
      </w:r>
      <w:r>
        <w:t>Systematic risk</w:t>
      </w:r>
      <w:r w:rsidR="006620AF">
        <w:t xml:space="preserve"> compared to the reference index of the S&amp;P 500 as it is a good proxy of the overall economy</w:t>
      </w:r>
      <w:r w:rsidR="00BF26EE">
        <w:t xml:space="preserve">, done via regression of the </w:t>
      </w:r>
      <w:r w:rsidR="00811D1A" w:rsidRPr="00811D1A">
        <w:t>stock return onto the S&amp;P 50</w:t>
      </w:r>
      <w:r w:rsidR="00031BCA">
        <w:t xml:space="preserve">0, </w:t>
      </w:r>
    </w:p>
    <w:p w14:paraId="5444B20F" w14:textId="5C87953D" w:rsidR="00F255AA" w:rsidRDefault="00F255AA" w:rsidP="001F17E5">
      <w:pPr>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A company such as ULBI and ENS indicated that their beta was larger than 1, so this indicates greater volatility </w:t>
      </w:r>
      <w:r w:rsidR="001B3FA8">
        <w:rPr>
          <w:rFonts w:eastAsiaTheme="minorHAnsi"/>
          <w:kern w:val="0"/>
          <w:szCs w:val="22"/>
          <w:lang w:val="en-US" w:eastAsia="en-US"/>
          <w14:ligatures w14:val="none"/>
        </w:rPr>
        <w:t>than the index</w:t>
      </w:r>
      <w:r w:rsidRPr="00F61A78">
        <w:rPr>
          <w:rFonts w:eastAsiaTheme="minorHAnsi"/>
          <w:kern w:val="0"/>
          <w:szCs w:val="22"/>
          <w:lang w:val="en-US" w:eastAsia="en-US"/>
          <w14:ligatures w14:val="none"/>
        </w:rPr>
        <w:t xml:space="preserve">. SNX and SRG indicated a </w:t>
      </w:r>
      <w:proofErr w:type="gramStart"/>
      <w:r w:rsidRPr="00F61A78">
        <w:rPr>
          <w:rFonts w:eastAsiaTheme="minorHAnsi"/>
          <w:kern w:val="0"/>
          <w:szCs w:val="22"/>
          <w:lang w:val="en-US" w:eastAsia="en-US"/>
          <w14:ligatures w14:val="none"/>
        </w:rPr>
        <w:t>beta</w:t>
      </w:r>
      <w:proofErr w:type="gramEnd"/>
      <w:r w:rsidRPr="00F61A78">
        <w:rPr>
          <w:rFonts w:eastAsiaTheme="minorHAnsi"/>
          <w:kern w:val="0"/>
          <w:szCs w:val="22"/>
          <w:lang w:val="en-US" w:eastAsia="en-US"/>
          <w14:ligatures w14:val="none"/>
        </w:rPr>
        <w:t xml:space="preserve"> less than </w:t>
      </w:r>
      <w:r w:rsidR="008E5373">
        <w:rPr>
          <w:rFonts w:eastAsiaTheme="minorHAnsi"/>
          <w:kern w:val="0"/>
          <w:szCs w:val="22"/>
          <w:lang w:val="en-US" w:eastAsia="en-US"/>
          <w14:ligatures w14:val="none"/>
        </w:rPr>
        <w:t xml:space="preserve">0, which is a negative position with respect to the </w:t>
      </w:r>
      <w:proofErr w:type="gramStart"/>
      <w:r w:rsidR="008E5373">
        <w:rPr>
          <w:rFonts w:eastAsiaTheme="minorHAnsi"/>
          <w:kern w:val="0"/>
          <w:szCs w:val="22"/>
          <w:lang w:val="en-US" w:eastAsia="en-US"/>
          <w14:ligatures w14:val="none"/>
        </w:rPr>
        <w:t>index</w:t>
      </w:r>
      <w:proofErr w:type="gramEnd"/>
      <w:r w:rsidR="00CC19C8">
        <w:rPr>
          <w:rFonts w:eastAsiaTheme="minorHAnsi"/>
          <w:kern w:val="0"/>
          <w:szCs w:val="22"/>
          <w:lang w:val="en-US" w:eastAsia="en-US"/>
          <w14:ligatures w14:val="none"/>
        </w:rPr>
        <w:t xml:space="preserve"> meaning that on average when the index gains the company loses and vice versa.</w:t>
      </w:r>
    </w:p>
    <w:p w14:paraId="3B2270DD" w14:textId="108347AA" w:rsidR="001F17E5" w:rsidRDefault="00E70936" w:rsidP="001F17E5">
      <w:pPr>
        <w:rPr>
          <w:rFonts w:eastAsiaTheme="minorHAnsi"/>
          <w:kern w:val="0"/>
          <w:szCs w:val="22"/>
          <w:lang w:val="en-US" w:eastAsia="en-US"/>
          <w14:ligatures w14:val="none"/>
        </w:rPr>
      </w:pPr>
      <w:r>
        <w:rPr>
          <w:rFonts w:eastAsiaTheme="minorHAnsi"/>
          <w:kern w:val="0"/>
          <w:szCs w:val="22"/>
          <w:lang w:val="en-US" w:eastAsia="en-US"/>
          <w14:ligatures w14:val="none"/>
        </w:rPr>
        <w:lastRenderedPageBreak/>
        <w:t xml:space="preserve">Other companies like </w:t>
      </w:r>
      <w:r w:rsidR="008E5373">
        <w:rPr>
          <w:rFonts w:eastAsiaTheme="minorHAnsi"/>
          <w:kern w:val="0"/>
          <w:szCs w:val="22"/>
          <w:lang w:val="en-US" w:eastAsia="en-US"/>
          <w14:ligatures w14:val="none"/>
        </w:rPr>
        <w:t xml:space="preserve">SIE and AMRC showed a </w:t>
      </w:r>
      <w:proofErr w:type="gramStart"/>
      <w:r w:rsidR="008E5373">
        <w:rPr>
          <w:rFonts w:eastAsiaTheme="minorHAnsi"/>
          <w:kern w:val="0"/>
          <w:szCs w:val="22"/>
          <w:lang w:val="en-US" w:eastAsia="en-US"/>
          <w14:ligatures w14:val="none"/>
        </w:rPr>
        <w:t>beta</w:t>
      </w:r>
      <w:proofErr w:type="gramEnd"/>
      <w:r w:rsidR="008E5373">
        <w:rPr>
          <w:rFonts w:eastAsiaTheme="minorHAnsi"/>
          <w:kern w:val="0"/>
          <w:szCs w:val="22"/>
          <w:lang w:val="en-US" w:eastAsia="en-US"/>
          <w14:ligatures w14:val="none"/>
        </w:rPr>
        <w:t xml:space="preserve"> less than 1</w:t>
      </w:r>
      <w:r w:rsidR="008E5373" w:rsidRPr="00F61A78">
        <w:rPr>
          <w:rFonts w:eastAsiaTheme="minorHAnsi"/>
          <w:kern w:val="0"/>
          <w:szCs w:val="22"/>
          <w:lang w:val="en-US" w:eastAsia="en-US"/>
          <w14:ligatures w14:val="none"/>
        </w:rPr>
        <w:t>, which indicates a greater stability of the firm under change in market conditions</w:t>
      </w:r>
      <w:r w:rsidR="008E5373">
        <w:rPr>
          <w:rFonts w:eastAsiaTheme="minorHAnsi"/>
          <w:kern w:val="0"/>
          <w:szCs w:val="22"/>
          <w:lang w:val="en-US" w:eastAsia="en-US"/>
          <w14:ligatures w14:val="none"/>
        </w:rPr>
        <w:t>, in exchange for lower returns when the index spikes.</w:t>
      </w:r>
    </w:p>
    <w:p w14:paraId="093B1105" w14:textId="31C5CD6E" w:rsidR="001F17E5" w:rsidRPr="001F17E5" w:rsidRDefault="001F17E5" w:rsidP="001F17E5">
      <w:r w:rsidRPr="001F17E5">
        <w:t xml:space="preserve">ADF test: The Augmented Dickey-Fuller (ADF test statistics) are all highly negative (maximum value being −6.13), confirming the returns series are stationary and appropriate for time-series modelling. The core purpose of the ADF test is to check for the presence of a unit root in a time series, with the null hypothesis being that a unit root is present, </w:t>
      </w:r>
    </w:p>
    <w:p w14:paraId="3A089966" w14:textId="035B5EC7" w:rsidR="00791871" w:rsidRPr="001F17E5" w:rsidRDefault="00791871" w:rsidP="001F17E5">
      <w:pPr>
        <w:rPr>
          <w:rFonts w:eastAsiaTheme="minorHAnsi"/>
          <w:kern w:val="0"/>
          <w:szCs w:val="22"/>
          <w:lang w:val="en-US" w:eastAsia="en-US"/>
          <w14:ligatures w14:val="none"/>
        </w:rPr>
      </w:pPr>
      <w:r>
        <w:t>ADF p-value</w:t>
      </w:r>
      <w:r w:rsidR="002008D1">
        <w:t xml:space="preserve">: </w:t>
      </w:r>
      <w:r>
        <w:t>Every asset has an ADF p-value well below any significance level, unequivocally rejecting the null hypothesis of a unit root.</w:t>
      </w:r>
      <w:r w:rsidR="00D826D5">
        <w:t xml:space="preserve"> This test follows </w:t>
      </w:r>
      <w:r w:rsidR="00D826D5" w:rsidRPr="00D826D5">
        <w:rPr>
          <w:lang w:val="en-US"/>
        </w:rPr>
        <w:t>a specific, non-standard probability distribution known as the</w:t>
      </w:r>
      <w:r w:rsidR="00D826D5">
        <w:rPr>
          <w:lang w:val="en-US"/>
        </w:rPr>
        <w:t xml:space="preserve"> tau </w:t>
      </w:r>
      <m:oMath>
        <m:r>
          <w:rPr>
            <w:rFonts w:ascii="Cambria Math" w:hAnsi="Cambria Math"/>
            <w:lang w:val="en-US"/>
          </w:rPr>
          <m:t>τ</m:t>
        </m:r>
      </m:oMath>
      <w:r w:rsidR="00D826D5">
        <w:rPr>
          <w:lang w:val="en-US"/>
        </w:rPr>
        <w:t xml:space="preserve"> distribution.</w:t>
      </w:r>
    </w:p>
    <w:p w14:paraId="76F1BAD0" w14:textId="4C9A6500" w:rsidR="00791871" w:rsidRDefault="00791871" w:rsidP="001F17E5">
      <w:r>
        <w:t>JB test</w:t>
      </w:r>
      <w:r w:rsidR="005C69C0">
        <w:t xml:space="preserve">: </w:t>
      </w:r>
      <w:r>
        <w:t>The Jarque-Bera test statistics are uniformly high (</w:t>
      </w:r>
      <w:r w:rsidR="005C69C0">
        <w:t xml:space="preserve">the lowest value being </w:t>
      </w:r>
      <w:r>
        <w:t>39.99), indicating a significant and widespread deviation from a normal distribution across all assets.</w:t>
      </w:r>
    </w:p>
    <w:p w14:paraId="3298B8D2" w14:textId="224A3E9F" w:rsidR="00791871" w:rsidRDefault="00791871" w:rsidP="001F17E5">
      <w:r>
        <w:t>JB p-value</w:t>
      </w:r>
      <w:r w:rsidR="002008D1">
        <w:t xml:space="preserve">: </w:t>
      </w:r>
      <w:r>
        <w:t>All JB p-values are practically zero, definitively rejecting the null hypothesis that the daily log returns are normally distributed.</w:t>
      </w:r>
      <w:r w:rsidR="005C69C0">
        <w:t xml:space="preserve"> This is a hard assumption in much of financial </w:t>
      </w:r>
      <w:r w:rsidR="00F85771">
        <w:t>modelling,</w:t>
      </w:r>
      <w:r w:rsidR="005C69C0">
        <w:t xml:space="preserve"> and this coupled with the </w:t>
      </w:r>
      <w:r w:rsidR="002008D1">
        <w:t xml:space="preserve">few datapoints makes this very understandable. </w:t>
      </w:r>
    </w:p>
    <w:p w14:paraId="2DDFB56F" w14:textId="2FF459AA" w:rsidR="00A572E3" w:rsidRPr="00A572E3" w:rsidRDefault="00A572E3" w:rsidP="001F17E5">
      <w:pPr>
        <w:rPr>
          <w:lang w:val="en-US"/>
        </w:rPr>
      </w:pPr>
      <w:r w:rsidRPr="00F85771">
        <w:t xml:space="preserve">The </w:t>
      </w:r>
      <w:r w:rsidR="00AF4DD9" w:rsidRPr="00F85771">
        <w:rPr>
          <w:lang w:val="en-US"/>
        </w:rPr>
        <w:t>Jarque-Bera</w:t>
      </w:r>
      <w:r w:rsidR="00AF4DD9" w:rsidRPr="00F85771">
        <w:t xml:space="preserve"> </w:t>
      </w:r>
      <w:r w:rsidRPr="00A572E3">
        <w:rPr>
          <w:lang w:val="en-US"/>
        </w:rPr>
        <w:t xml:space="preserve">test </w:t>
      </w:r>
      <w:r w:rsidR="00F85771" w:rsidRPr="00F85771">
        <w:t>statistics</w:t>
      </w:r>
      <w:r w:rsidRPr="00A572E3">
        <w:rPr>
          <w:lang w:val="en-US"/>
        </w:rPr>
        <w:t xml:space="preserve"> asymptotically follows a Chi-squared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A572E3">
        <w:rPr>
          <w:lang w:val="en-US"/>
        </w:rPr>
        <w:t>)</w:t>
      </w:r>
    </w:p>
    <w:p w14:paraId="41D0963F" w14:textId="2B1B7BB8" w:rsidR="00791871" w:rsidRDefault="00791871" w:rsidP="001F17E5">
      <w:r>
        <w:t>VAR 5%</w:t>
      </w:r>
      <w:r w:rsidR="001612B7">
        <w:t xml:space="preserve">: </w:t>
      </w:r>
      <w:r>
        <w:t xml:space="preserve">The 5% </w:t>
      </w:r>
      <w:proofErr w:type="spellStart"/>
      <w:r>
        <w:t>VaR</w:t>
      </w:r>
      <w:proofErr w:type="spellEnd"/>
      <w:r>
        <w:t xml:space="preserve"> highlights that the maximum expected loss in a single day, 5% of the time, ranges from 1.63% (</w:t>
      </w:r>
      <w:proofErr w:type="spellStart"/>
      <w:r>
        <w:t>Snam</w:t>
      </w:r>
      <w:proofErr w:type="spellEnd"/>
      <w:r>
        <w:t>) to a significant 9.99% (Ameresco)</w:t>
      </w:r>
      <w:r w:rsidR="002008D1">
        <w:t>, this has been calculated with the flawed approach of the gaussian assumption, even after we denoted that none of th</w:t>
      </w:r>
      <w:r w:rsidR="001612B7">
        <w:t>e</w:t>
      </w:r>
      <w:r w:rsidR="002008D1">
        <w:t>s</w:t>
      </w:r>
      <w:r w:rsidR="001612B7">
        <w:t>e</w:t>
      </w:r>
      <w:r w:rsidR="002008D1">
        <w:t xml:space="preserve"> stocks returns follow a normal distribution. The VAR at 1% </w:t>
      </w:r>
      <w:r>
        <w:t>reinforc</w:t>
      </w:r>
      <w:r w:rsidR="002008D1">
        <w:t xml:space="preserve">es </w:t>
      </w:r>
      <w:r>
        <w:t>the potential for substantial downside risk in the most volatile stocks</w:t>
      </w:r>
      <w:r w:rsidR="002008D1">
        <w:t>.</w:t>
      </w:r>
    </w:p>
    <w:p w14:paraId="65AC8440" w14:textId="7E9B90E2" w:rsidR="00334E96" w:rsidRDefault="001F17E5" w:rsidP="000A1A12">
      <w:ins w:id="12" w:author="PG-Rota, Pietro" w:date="2025-11-05T12:08:00Z" w16du:dateUtc="2025-11-05T12:08:00Z">
        <w:r>
          <w:t>578</w:t>
        </w:r>
      </w:ins>
      <w:r w:rsidR="00334E96">
        <w:t xml:space="preserve"> </w:t>
      </w:r>
      <w:ins w:id="13" w:author="PG-Rota, Pietro" w:date="2025-11-05T12:10:00Z" w16du:dateUtc="2025-11-05T12:10:00Z">
        <w:r w:rsidR="00334E96">
          <w:t xml:space="preserve">total </w:t>
        </w:r>
        <w:r w:rsidR="00334E96" w:rsidRPr="00334E96">
          <w:t>1211</w:t>
        </w:r>
      </w:ins>
    </w:p>
    <w:p w14:paraId="31123D4A" w14:textId="77777777" w:rsidR="00334E96" w:rsidRDefault="00334E96">
      <w:pPr>
        <w:jc w:val="left"/>
      </w:pPr>
      <w:r>
        <w:br w:type="page"/>
      </w:r>
    </w:p>
    <w:p w14:paraId="4092FE93" w14:textId="77970733" w:rsidR="00F61A78" w:rsidRDefault="00F61A78" w:rsidP="00307E58">
      <w:pPr>
        <w:pStyle w:val="Heading1"/>
        <w:rPr>
          <w:rFonts w:eastAsia="Times New Roman"/>
          <w:lang w:val="en-US" w:eastAsia="en-US"/>
        </w:rPr>
      </w:pPr>
      <w:bookmarkStart w:id="14" w:name="_Toc213176060"/>
      <w:r w:rsidRPr="00F61A78">
        <w:rPr>
          <w:rFonts w:eastAsia="Times New Roman"/>
          <w:lang w:val="en-US" w:eastAsia="en-US"/>
        </w:rPr>
        <w:lastRenderedPageBreak/>
        <w:t>Visualizations</w:t>
      </w:r>
      <w:bookmarkEnd w:id="14"/>
    </w:p>
    <w:p w14:paraId="1EFC9F10" w14:textId="621C7111" w:rsidR="00307E58" w:rsidRPr="00307E58" w:rsidRDefault="00307E58" w:rsidP="00307E58">
      <w:pPr>
        <w:pStyle w:val="Heading2"/>
        <w:numPr>
          <w:ilvl w:val="1"/>
          <w:numId w:val="2"/>
        </w:numPr>
        <w:ind w:left="851" w:hanging="491"/>
        <w:rPr>
          <w:lang w:val="en-US" w:eastAsia="en-US"/>
        </w:rPr>
      </w:pPr>
      <w:r>
        <w:rPr>
          <w:lang w:val="en-US" w:eastAsia="en-US"/>
        </w:rPr>
        <w:t>Price visualizations</w:t>
      </w:r>
    </w:p>
    <w:p w14:paraId="0BA1382B" w14:textId="77777777" w:rsidR="008F2AD4" w:rsidRPr="00F61A78" w:rsidRDefault="008F2AD4" w:rsidP="004673DA">
      <w:pPr>
        <w:spacing w:after="0" w:line="240" w:lineRule="auto"/>
        <w:jc w:val="center"/>
        <w:rPr>
          <w:rFonts w:eastAsiaTheme="minorHAnsi"/>
          <w:kern w:val="0"/>
          <w:sz w:val="20"/>
          <w:szCs w:val="22"/>
          <w:lang w:val="en-US" w:eastAsia="en-US"/>
          <w14:ligatures w14:val="none"/>
        </w:rPr>
      </w:pPr>
      <w:r w:rsidRPr="00F61A78">
        <w:rPr>
          <w:rFonts w:eastAsiaTheme="minorHAnsi"/>
          <w:noProof/>
          <w:kern w:val="0"/>
          <w:szCs w:val="22"/>
          <w:lang w:val="en-US" w:eastAsia="en-US"/>
          <w14:ligatures w14:val="none"/>
        </w:rPr>
        <w:drawing>
          <wp:inline distT="0" distB="0" distL="0" distR="0" wp14:anchorId="0F8043D1" wp14:editId="40F71EE9">
            <wp:extent cx="5603086" cy="2563491"/>
            <wp:effectExtent l="0" t="0" r="0" b="8890"/>
            <wp:docPr id="140375643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6437" name="Picture 10" descr="A graph of different colo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241" cy="2565850"/>
                    </a:xfrm>
                    <a:prstGeom prst="rect">
                      <a:avLst/>
                    </a:prstGeom>
                    <a:noFill/>
                    <a:ln>
                      <a:noFill/>
                    </a:ln>
                  </pic:spPr>
                </pic:pic>
              </a:graphicData>
            </a:graphic>
          </wp:inline>
        </w:drawing>
      </w:r>
    </w:p>
    <w:p w14:paraId="42F47C33" w14:textId="6213B955" w:rsidR="008F2AD4" w:rsidRPr="00F61A78" w:rsidRDefault="008F2AD4" w:rsidP="008F2AD4">
      <w:pPr>
        <w:spacing w:line="360" w:lineRule="auto"/>
        <w:jc w:val="center"/>
        <w:rPr>
          <w:rFonts w:eastAsiaTheme="minorHAnsi"/>
          <w:b/>
          <w:i/>
          <w:kern w:val="0"/>
          <w:sz w:val="20"/>
          <w:szCs w:val="22"/>
          <w:lang w:val="en-US" w:eastAsia="en-US"/>
          <w14:ligatures w14:val="none"/>
        </w:rPr>
      </w:pPr>
      <w:r w:rsidRPr="00F61A78">
        <w:rPr>
          <w:rFonts w:eastAsiaTheme="minorHAnsi"/>
          <w:b/>
          <w:i/>
          <w:kern w:val="0"/>
          <w:sz w:val="20"/>
          <w:szCs w:val="22"/>
          <w:lang w:val="en-US" w:eastAsia="en-US"/>
          <w14:ligatures w14:val="none"/>
        </w:rPr>
        <w:t xml:space="preserve">Figure </w:t>
      </w:r>
      <w:r w:rsidR="00A27D03">
        <w:rPr>
          <w:rFonts w:eastAsiaTheme="minorHAnsi"/>
          <w:b/>
          <w:i/>
          <w:kern w:val="0"/>
          <w:sz w:val="20"/>
          <w:szCs w:val="22"/>
          <w:lang w:val="en-US" w:eastAsia="en-US"/>
          <w14:ligatures w14:val="none"/>
        </w:rPr>
        <w:t>1</w:t>
      </w:r>
      <w:r w:rsidRPr="00F61A78">
        <w:rPr>
          <w:rFonts w:eastAsiaTheme="minorHAnsi"/>
          <w:b/>
          <w:i/>
          <w:kern w:val="0"/>
          <w:sz w:val="20"/>
          <w:szCs w:val="22"/>
          <w:lang w:val="en-US" w:eastAsia="en-US"/>
          <w14:ligatures w14:val="none"/>
        </w:rPr>
        <w:t>: Cumulative Performance of Selected Companies (Log Returns) with Rebased Index (Base = 100)</w:t>
      </w:r>
    </w:p>
    <w:p w14:paraId="764336FB" w14:textId="6A34424E" w:rsidR="008F2AD4" w:rsidRDefault="008F2AD4" w:rsidP="00B039D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In Figure </w:t>
      </w:r>
      <w:r w:rsidR="00A27D03">
        <w:rPr>
          <w:rFonts w:eastAsiaTheme="minorHAnsi"/>
          <w:kern w:val="0"/>
          <w:szCs w:val="22"/>
          <w:lang w:val="en-US" w:eastAsia="en-US"/>
          <w14:ligatures w14:val="none"/>
        </w:rPr>
        <w:t>1</w:t>
      </w:r>
      <w:r w:rsidRPr="00F61A78">
        <w:rPr>
          <w:rFonts w:eastAsiaTheme="minorHAnsi"/>
          <w:kern w:val="0"/>
          <w:szCs w:val="22"/>
          <w:lang w:val="en-US" w:eastAsia="en-US"/>
          <w14:ligatures w14:val="none"/>
        </w:rPr>
        <w:t>, the cumulative performance of selected companies from late 2024 to late 2025 shows various growth trends. SIE and FSLR tracked strong upward trends, whereas SNX PW Equity shows a steep decline.</w:t>
      </w:r>
      <w:r w:rsidR="00A27D03">
        <w:rPr>
          <w:rFonts w:eastAsiaTheme="minorHAnsi"/>
          <w:kern w:val="0"/>
          <w:szCs w:val="22"/>
          <w:lang w:val="en-US" w:eastAsia="en-US"/>
          <w14:ligatures w14:val="none"/>
        </w:rPr>
        <w:t xml:space="preserve"> AMRC had a dip and recovered due to some </w:t>
      </w:r>
      <w:r w:rsidR="00B039D8" w:rsidRPr="00B039D8">
        <w:rPr>
          <w:rFonts w:eastAsiaTheme="minorHAnsi"/>
          <w:kern w:val="0"/>
          <w:szCs w:val="22"/>
          <w:lang w:val="en-US" w:eastAsia="en-US"/>
          <w14:ligatures w14:val="none"/>
        </w:rPr>
        <w:t xml:space="preserve">future financial outlook and project cost issues, despite </w:t>
      </w:r>
      <w:r w:rsidR="00B039D8">
        <w:rPr>
          <w:rFonts w:eastAsiaTheme="minorHAnsi"/>
          <w:kern w:val="0"/>
          <w:szCs w:val="22"/>
          <w:lang w:val="en-US" w:eastAsia="en-US"/>
          <w14:ligatures w14:val="none"/>
        </w:rPr>
        <w:t xml:space="preserve">good </w:t>
      </w:r>
      <w:r w:rsidR="00B039D8" w:rsidRPr="00B039D8">
        <w:rPr>
          <w:rFonts w:eastAsiaTheme="minorHAnsi"/>
          <w:kern w:val="0"/>
          <w:szCs w:val="22"/>
          <w:lang w:val="en-US" w:eastAsia="en-US"/>
          <w14:ligatures w14:val="none"/>
        </w:rPr>
        <w:t>earnings</w:t>
      </w:r>
      <w:r w:rsidR="00B039D8">
        <w:rPr>
          <w:rFonts w:eastAsiaTheme="minorHAnsi"/>
          <w:kern w:val="0"/>
          <w:szCs w:val="22"/>
          <w:lang w:val="en-US" w:eastAsia="en-US"/>
          <w14:ligatures w14:val="none"/>
        </w:rPr>
        <w:t>.</w:t>
      </w:r>
    </w:p>
    <w:p w14:paraId="7BA748F5" w14:textId="71413A08" w:rsidR="004673DA" w:rsidRPr="008F2AD4" w:rsidRDefault="00CC1435" w:rsidP="00B039D8">
      <w:pPr>
        <w:spacing w:line="360" w:lineRule="auto"/>
        <w:rPr>
          <w:lang w:val="en-US" w:eastAsia="en-US"/>
        </w:rPr>
      </w:pPr>
      <w:ins w:id="15" w:author="PG-Rota, Pietro" w:date="2025-11-05T14:22:00Z" w16du:dateUtc="2025-11-05T14:22:00Z">
        <w:r>
          <w:rPr>
            <w:lang w:val="en-US" w:eastAsia="en-US"/>
          </w:rPr>
          <w:t>53</w:t>
        </w:r>
      </w:ins>
    </w:p>
    <w:p w14:paraId="230E8D03" w14:textId="198D17A9" w:rsidR="00F61A78" w:rsidRPr="00F61A78" w:rsidRDefault="00D354AD" w:rsidP="004673DA">
      <w:pPr>
        <w:spacing w:after="0" w:line="240" w:lineRule="auto"/>
        <w:jc w:val="center"/>
        <w:rPr>
          <w:rFonts w:eastAsiaTheme="minorHAnsi"/>
          <w:kern w:val="0"/>
          <w:sz w:val="22"/>
          <w:szCs w:val="22"/>
          <w:lang w:val="en-US" w:eastAsia="en-US"/>
          <w14:ligatures w14:val="none"/>
        </w:rPr>
      </w:pPr>
      <w:r>
        <w:rPr>
          <w:noProof/>
        </w:rPr>
        <w:drawing>
          <wp:inline distT="0" distB="0" distL="0" distR="0" wp14:anchorId="39E8C499" wp14:editId="02CFB292">
            <wp:extent cx="5731510" cy="2433955"/>
            <wp:effectExtent l="0" t="0" r="2540" b="4445"/>
            <wp:docPr id="1505079975" name="Picture 3" descr="A graph with different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79975" name="Picture 3" descr="A graph with different colored arrow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33955"/>
                    </a:xfrm>
                    <a:prstGeom prst="rect">
                      <a:avLst/>
                    </a:prstGeom>
                    <a:noFill/>
                    <a:ln>
                      <a:noFill/>
                    </a:ln>
                  </pic:spPr>
                </pic:pic>
              </a:graphicData>
            </a:graphic>
          </wp:inline>
        </w:drawing>
      </w:r>
    </w:p>
    <w:p w14:paraId="00446F74" w14:textId="4965871D" w:rsidR="00F61A78" w:rsidRPr="00F61A78" w:rsidRDefault="00F61A78" w:rsidP="00F61A78">
      <w:pPr>
        <w:spacing w:line="360" w:lineRule="auto"/>
        <w:jc w:val="center"/>
        <w:rPr>
          <w:rFonts w:eastAsiaTheme="minorHAnsi"/>
          <w:b/>
          <w:i/>
          <w:kern w:val="0"/>
          <w:sz w:val="20"/>
          <w:szCs w:val="22"/>
          <w:lang w:val="en-US" w:eastAsia="en-US"/>
          <w14:ligatures w14:val="none"/>
        </w:rPr>
      </w:pPr>
      <w:r w:rsidRPr="00F61A78">
        <w:rPr>
          <w:rFonts w:eastAsiaTheme="minorHAnsi"/>
          <w:b/>
          <w:i/>
          <w:kern w:val="0"/>
          <w:sz w:val="20"/>
          <w:szCs w:val="22"/>
          <w:lang w:val="en-US" w:eastAsia="en-US"/>
          <w14:ligatures w14:val="none"/>
        </w:rPr>
        <w:t xml:space="preserve">Figure </w:t>
      </w:r>
      <w:r w:rsidR="007F62E3">
        <w:rPr>
          <w:rFonts w:eastAsiaTheme="minorHAnsi"/>
          <w:b/>
          <w:i/>
          <w:kern w:val="0"/>
          <w:sz w:val="20"/>
          <w:szCs w:val="22"/>
          <w:lang w:val="en-US" w:eastAsia="en-US"/>
          <w14:ligatures w14:val="none"/>
        </w:rPr>
        <w:t>2</w:t>
      </w:r>
      <w:r w:rsidRPr="00F61A78">
        <w:rPr>
          <w:rFonts w:eastAsiaTheme="minorHAnsi"/>
          <w:b/>
          <w:i/>
          <w:kern w:val="0"/>
          <w:sz w:val="20"/>
          <w:szCs w:val="22"/>
          <w:lang w:val="en-US" w:eastAsia="en-US"/>
          <w14:ligatures w14:val="none"/>
        </w:rPr>
        <w:t>: Violin and Boxplot of Asset Returns for Selected Companies in the Banking and Finance Sector</w:t>
      </w:r>
    </w:p>
    <w:p w14:paraId="4B6526B0" w14:textId="6400B724" w:rsidR="00CC1435"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2 presents a violin and </w:t>
      </w:r>
      <w:proofErr w:type="gramStart"/>
      <w:r w:rsidRPr="00F61A78">
        <w:rPr>
          <w:rFonts w:eastAsiaTheme="minorHAnsi"/>
          <w:kern w:val="0"/>
          <w:szCs w:val="22"/>
          <w:lang w:val="en-US" w:eastAsia="en-US"/>
          <w14:ligatures w14:val="none"/>
        </w:rPr>
        <w:t>boxplot</w:t>
      </w:r>
      <w:proofErr w:type="gramEnd"/>
      <w:r w:rsidRPr="00F61A78">
        <w:rPr>
          <w:rFonts w:eastAsiaTheme="minorHAnsi"/>
          <w:kern w:val="0"/>
          <w:szCs w:val="22"/>
          <w:lang w:val="en-US" w:eastAsia="en-US"/>
          <w14:ligatures w14:val="none"/>
        </w:rPr>
        <w:t xml:space="preserve"> of returns on assets for banking and finance companies and demonstrates areas of greater density and wider distributions. Firms such as </w:t>
      </w:r>
      <w:r w:rsidR="007B0652">
        <w:rPr>
          <w:rFonts w:eastAsiaTheme="minorHAnsi"/>
          <w:kern w:val="0"/>
          <w:szCs w:val="22"/>
          <w:lang w:val="en-US" w:eastAsia="en-US"/>
          <w14:ligatures w14:val="none"/>
        </w:rPr>
        <w:t>First Solar</w:t>
      </w:r>
      <w:r w:rsidRPr="00F61A78">
        <w:rPr>
          <w:rFonts w:eastAsiaTheme="minorHAnsi"/>
          <w:kern w:val="0"/>
          <w:szCs w:val="22"/>
          <w:lang w:val="en-US" w:eastAsia="en-US"/>
          <w14:ligatures w14:val="none"/>
        </w:rPr>
        <w:t xml:space="preserve"> and </w:t>
      </w:r>
      <w:proofErr w:type="spellStart"/>
      <w:r w:rsidR="00590E79">
        <w:rPr>
          <w:rFonts w:eastAsiaTheme="minorHAnsi"/>
          <w:kern w:val="0"/>
          <w:szCs w:val="22"/>
          <w:lang w:val="en-US" w:eastAsia="en-US"/>
          <w14:ligatures w14:val="none"/>
        </w:rPr>
        <w:t>Amersco</w:t>
      </w:r>
      <w:proofErr w:type="spellEnd"/>
      <w:r w:rsidRPr="00F61A78">
        <w:rPr>
          <w:rFonts w:eastAsiaTheme="minorHAnsi"/>
          <w:kern w:val="0"/>
          <w:szCs w:val="22"/>
          <w:lang w:val="en-US" w:eastAsia="en-US"/>
          <w14:ligatures w14:val="none"/>
        </w:rPr>
        <w:t xml:space="preserve"> </w:t>
      </w:r>
      <w:r w:rsidR="004673DA" w:rsidRPr="00F61A78">
        <w:rPr>
          <w:rFonts w:eastAsiaTheme="minorHAnsi"/>
          <w:kern w:val="0"/>
          <w:szCs w:val="22"/>
          <w:lang w:val="en-US" w:eastAsia="en-US"/>
          <w14:ligatures w14:val="none"/>
        </w:rPr>
        <w:t>indicat</w:t>
      </w:r>
      <w:r w:rsidR="004673DA">
        <w:rPr>
          <w:rFonts w:eastAsiaTheme="minorHAnsi"/>
          <w:kern w:val="0"/>
          <w:szCs w:val="22"/>
          <w:lang w:val="en-US" w:eastAsia="en-US"/>
          <w14:ligatures w14:val="none"/>
        </w:rPr>
        <w:t>e</w:t>
      </w:r>
      <w:r w:rsidRPr="00F61A78">
        <w:rPr>
          <w:rFonts w:eastAsiaTheme="minorHAnsi"/>
          <w:kern w:val="0"/>
          <w:szCs w:val="22"/>
          <w:lang w:val="en-US" w:eastAsia="en-US"/>
          <w14:ligatures w14:val="none"/>
        </w:rPr>
        <w:t xml:space="preserve"> higher risk</w:t>
      </w:r>
      <w:r w:rsidR="004673DA">
        <w:rPr>
          <w:rFonts w:eastAsiaTheme="minorHAnsi"/>
          <w:kern w:val="0"/>
          <w:szCs w:val="22"/>
          <w:lang w:val="en-US" w:eastAsia="en-US"/>
          <w14:ligatures w14:val="none"/>
        </w:rPr>
        <w:t>s</w:t>
      </w:r>
      <w:r w:rsidRPr="00F61A78">
        <w:rPr>
          <w:rFonts w:eastAsiaTheme="minorHAnsi"/>
          <w:kern w:val="0"/>
          <w:szCs w:val="22"/>
          <w:lang w:val="en-US" w:eastAsia="en-US"/>
          <w14:ligatures w14:val="none"/>
        </w:rPr>
        <w:t xml:space="preserve"> while </w:t>
      </w:r>
      <w:proofErr w:type="spellStart"/>
      <w:r w:rsidR="00A639D9">
        <w:rPr>
          <w:rFonts w:eastAsiaTheme="minorHAnsi"/>
          <w:kern w:val="0"/>
          <w:szCs w:val="22"/>
          <w:lang w:val="en-US" w:eastAsia="en-US"/>
          <w14:ligatures w14:val="none"/>
        </w:rPr>
        <w:t>Snam</w:t>
      </w:r>
      <w:proofErr w:type="spellEnd"/>
      <w:r w:rsidR="00A639D9">
        <w:rPr>
          <w:rFonts w:eastAsiaTheme="minorHAnsi"/>
          <w:kern w:val="0"/>
          <w:szCs w:val="22"/>
          <w:lang w:val="en-US" w:eastAsia="en-US"/>
          <w14:ligatures w14:val="none"/>
        </w:rPr>
        <w:t xml:space="preserve"> </w:t>
      </w:r>
      <w:r w:rsidRPr="00F61A78">
        <w:rPr>
          <w:rFonts w:eastAsiaTheme="minorHAnsi"/>
          <w:kern w:val="0"/>
          <w:szCs w:val="22"/>
          <w:lang w:val="en-US" w:eastAsia="en-US"/>
          <w14:ligatures w14:val="none"/>
        </w:rPr>
        <w:t xml:space="preserve">and </w:t>
      </w:r>
      <w:r w:rsidR="00590E79" w:rsidRPr="000A1A12">
        <w:rPr>
          <w:sz w:val="22"/>
          <w:szCs w:val="22"/>
        </w:rPr>
        <w:t xml:space="preserve">TotalEnergies </w:t>
      </w:r>
      <w:r w:rsidRPr="00F61A78">
        <w:rPr>
          <w:rFonts w:eastAsiaTheme="minorHAnsi"/>
          <w:kern w:val="0"/>
          <w:szCs w:val="22"/>
          <w:lang w:val="en-US" w:eastAsia="en-US"/>
          <w14:ligatures w14:val="none"/>
        </w:rPr>
        <w:t>indicate more stable returns.</w:t>
      </w:r>
    </w:p>
    <w:p w14:paraId="3B72B540" w14:textId="531DF4C0" w:rsidR="00CC1435" w:rsidRPr="00F61A78" w:rsidRDefault="00CC1435" w:rsidP="00F61A78">
      <w:pPr>
        <w:spacing w:line="360" w:lineRule="auto"/>
        <w:rPr>
          <w:rFonts w:eastAsiaTheme="minorHAnsi"/>
          <w:kern w:val="0"/>
          <w:szCs w:val="22"/>
          <w:lang w:val="en-US" w:eastAsia="en-US"/>
          <w14:ligatures w14:val="none"/>
        </w:rPr>
      </w:pPr>
      <w:ins w:id="16" w:author="PG-Rota, Pietro" w:date="2025-11-05T14:23:00Z" w16du:dateUtc="2025-11-05T14:23:00Z">
        <w:r>
          <w:rPr>
            <w:rFonts w:eastAsiaTheme="minorHAnsi"/>
            <w:kern w:val="0"/>
            <w:szCs w:val="22"/>
            <w:lang w:val="en-US" w:eastAsia="en-US"/>
            <w14:ligatures w14:val="none"/>
          </w:rPr>
          <w:lastRenderedPageBreak/>
          <w:t>43</w:t>
        </w:r>
      </w:ins>
    </w:p>
    <w:p w14:paraId="75419599" w14:textId="6DDE5E7F" w:rsidR="00E125B9" w:rsidRPr="00307E58" w:rsidRDefault="00E125B9" w:rsidP="00307E58">
      <w:pPr>
        <w:pStyle w:val="Heading2"/>
        <w:numPr>
          <w:ilvl w:val="1"/>
          <w:numId w:val="2"/>
        </w:numPr>
        <w:ind w:left="851" w:hanging="491"/>
        <w:rPr>
          <w:rFonts w:eastAsia="Times New Roman"/>
          <w:lang w:val="en-US" w:eastAsia="en-US"/>
        </w:rPr>
      </w:pPr>
      <w:r w:rsidRPr="00307E58">
        <w:rPr>
          <w:rFonts w:eastAsia="Times New Roman"/>
          <w:lang w:val="en-US" w:eastAsia="en-US"/>
        </w:rPr>
        <w:t xml:space="preserve">Correlation matrix </w:t>
      </w:r>
    </w:p>
    <w:p w14:paraId="46132690" w14:textId="59805141" w:rsidR="00E125B9" w:rsidRDefault="005A12DC" w:rsidP="007123BF">
      <w:pPr>
        <w:jc w:val="center"/>
        <w:rPr>
          <w:lang w:val="en-US" w:eastAsia="en-US"/>
        </w:rPr>
      </w:pPr>
      <w:r>
        <w:rPr>
          <w:noProof/>
        </w:rPr>
        <w:drawing>
          <wp:inline distT="0" distB="0" distL="0" distR="0" wp14:anchorId="64458A17" wp14:editId="0B01C52B">
            <wp:extent cx="5731510" cy="4830445"/>
            <wp:effectExtent l="0" t="0" r="2540" b="8255"/>
            <wp:docPr id="133595985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59856" name="Picture 2"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830445"/>
                    </a:xfrm>
                    <a:prstGeom prst="rect">
                      <a:avLst/>
                    </a:prstGeom>
                    <a:noFill/>
                    <a:ln>
                      <a:noFill/>
                    </a:ln>
                  </pic:spPr>
                </pic:pic>
              </a:graphicData>
            </a:graphic>
          </wp:inline>
        </w:drawing>
      </w:r>
    </w:p>
    <w:p w14:paraId="0F513F7C" w14:textId="3D2C0385" w:rsidR="005B65DC" w:rsidRDefault="00E125B9" w:rsidP="005B65DC">
      <w:pPr>
        <w:pStyle w:val="NoSpacing"/>
      </w:pPr>
      <w:r w:rsidRPr="00E125B9">
        <w:t>Figure</w:t>
      </w:r>
      <w:r w:rsidR="007123BF">
        <w:t xml:space="preserve"> </w:t>
      </w:r>
      <w:r w:rsidR="005B65DC">
        <w:t>3</w:t>
      </w:r>
      <w:r w:rsidRPr="00E125B9">
        <w:t xml:space="preserve"> presents a correlation matrix of returns for various companies in the banking and finance sector</w:t>
      </w:r>
    </w:p>
    <w:p w14:paraId="5557A24D" w14:textId="3255CEB6" w:rsidR="00BE2463" w:rsidRDefault="00BE2463" w:rsidP="00BE2463"/>
    <w:p w14:paraId="0A0E1634" w14:textId="7EEF1E2D" w:rsidR="00E125B9" w:rsidRDefault="00BE2463" w:rsidP="00CC1435">
      <w:pPr>
        <w:rPr>
          <w:ins w:id="17" w:author="PG-Rota, Pietro" w:date="2025-11-05T14:23:00Z" w16du:dateUtc="2025-11-05T14:23:00Z"/>
        </w:rPr>
      </w:pPr>
      <w:r w:rsidRPr="00CC1435">
        <w:t xml:space="preserve">Here with this correlation plot we can clearly see the reliance that ENI Shell and TotalEnergies still have with each other, mainly due to their connection </w:t>
      </w:r>
      <w:r w:rsidR="00376CB4" w:rsidRPr="00CC1435">
        <w:t xml:space="preserve">to the price of oil, while the rest don’t really show strong correlations </w:t>
      </w:r>
      <w:r w:rsidR="00CA4C80" w:rsidRPr="00CC1435">
        <w:t>due to their businesses being overall diversified</w:t>
      </w:r>
      <w:r w:rsidR="00205555" w:rsidRPr="00CC1435">
        <w:t xml:space="preserve"> although the assumption is that this is due to the few datapoints and possibly they could be correlated with another green ETF or index like Invesco </w:t>
      </w:r>
      <w:proofErr w:type="spellStart"/>
      <w:r w:rsidR="00205555" w:rsidRPr="00CC1435">
        <w:t>WilderHill</w:t>
      </w:r>
      <w:proofErr w:type="spellEnd"/>
      <w:r w:rsidR="00205555" w:rsidRPr="00CC1435">
        <w:t xml:space="preserve"> Clean Energy ETF</w:t>
      </w:r>
    </w:p>
    <w:p w14:paraId="50461A47" w14:textId="588CD3E3" w:rsidR="00CC1435" w:rsidRPr="00CC1435" w:rsidRDefault="00CC1435" w:rsidP="00CC1435">
      <w:ins w:id="18" w:author="PG-Rota, Pietro" w:date="2025-11-05T14:23:00Z" w16du:dateUtc="2025-11-05T14:23:00Z">
        <w:r>
          <w:t>76</w:t>
        </w:r>
      </w:ins>
    </w:p>
    <w:p w14:paraId="7ACF88EB" w14:textId="006B5EE9" w:rsidR="00F61A78" w:rsidRPr="00F61A78" w:rsidRDefault="00284038" w:rsidP="00F61A78">
      <w:pPr>
        <w:spacing w:line="360" w:lineRule="auto"/>
        <w:jc w:val="center"/>
        <w:rPr>
          <w:rFonts w:eastAsiaTheme="minorHAnsi"/>
          <w:b/>
          <w:bCs/>
          <w:i/>
          <w:kern w:val="0"/>
          <w:sz w:val="20"/>
          <w:szCs w:val="22"/>
          <w:lang w:val="en-US" w:eastAsia="en-US"/>
          <w14:ligatures w14:val="none"/>
        </w:rPr>
      </w:pPr>
      <w:r>
        <w:rPr>
          <w:noProof/>
        </w:rPr>
        <w:lastRenderedPageBreak/>
        <w:drawing>
          <wp:inline distT="0" distB="0" distL="0" distR="0" wp14:anchorId="6A23D36C" wp14:editId="28EC150F">
            <wp:extent cx="5731510" cy="2840355"/>
            <wp:effectExtent l="0" t="0" r="2540" b="0"/>
            <wp:docPr id="1081086848" name="Picture 2" descr="A graph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6848" name="Picture 2" descr="A graph of colorful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r w:rsidR="00F61A78" w:rsidRPr="00F61A78">
        <w:rPr>
          <w:rFonts w:eastAsiaTheme="minorHAnsi"/>
          <w:b/>
          <w:bCs/>
          <w:i/>
          <w:kern w:val="0"/>
          <w:sz w:val="20"/>
          <w:szCs w:val="22"/>
          <w:lang w:val="en-US" w:eastAsia="en-US"/>
          <w14:ligatures w14:val="none"/>
        </w:rPr>
        <w:t>Figure 5: 30-Day Rolling Mean of Returns for Selected Companies</w:t>
      </w:r>
    </w:p>
    <w:p w14:paraId="27847251" w14:textId="5E61320C" w:rsidR="00AB550C" w:rsidRDefault="00F61A78" w:rsidP="00AB550C">
      <w:pPr>
        <w:spacing w:line="360" w:lineRule="auto"/>
        <w:rPr>
          <w:ins w:id="19" w:author="PG-Rota, Pietro" w:date="2025-11-05T14:23:00Z" w16du:dateUtc="2025-11-05T14:23:00Z"/>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The 30-day rolling mean of returns and </w:t>
      </w:r>
      <w:r w:rsidR="00AF00AA">
        <w:rPr>
          <w:rFonts w:eastAsiaTheme="minorHAnsi"/>
          <w:kern w:val="0"/>
          <w:szCs w:val="22"/>
          <w:lang w:val="en-US" w:eastAsia="en-US"/>
          <w14:ligatures w14:val="none"/>
        </w:rPr>
        <w:t xml:space="preserve">shows very few outliers </w:t>
      </w:r>
      <w:r w:rsidR="002F0E1A">
        <w:rPr>
          <w:rFonts w:eastAsiaTheme="minorHAnsi"/>
          <w:kern w:val="0"/>
          <w:szCs w:val="22"/>
          <w:lang w:val="en-US" w:eastAsia="en-US"/>
          <w14:ligatures w14:val="none"/>
        </w:rPr>
        <w:t xml:space="preserve">with all companies going together aside from </w:t>
      </w:r>
      <w:proofErr w:type="spellStart"/>
      <w:r w:rsidR="002F0E1A">
        <w:rPr>
          <w:rFonts w:eastAsiaTheme="minorHAnsi"/>
          <w:kern w:val="0"/>
          <w:szCs w:val="22"/>
          <w:lang w:val="en-US" w:eastAsia="en-US"/>
          <w14:ligatures w14:val="none"/>
        </w:rPr>
        <w:t>Amersco</w:t>
      </w:r>
      <w:proofErr w:type="spellEnd"/>
      <w:r w:rsidR="002F0E1A">
        <w:rPr>
          <w:rFonts w:eastAsiaTheme="minorHAnsi"/>
          <w:kern w:val="0"/>
          <w:szCs w:val="22"/>
          <w:lang w:val="en-US" w:eastAsia="en-US"/>
          <w14:ligatures w14:val="none"/>
        </w:rPr>
        <w:t xml:space="preserve"> for the aforementioned reasons.</w:t>
      </w:r>
    </w:p>
    <w:p w14:paraId="4DD240FA" w14:textId="0BC4163E" w:rsidR="00CC1435" w:rsidRPr="00F61A78" w:rsidRDefault="00CC1435" w:rsidP="00AB550C">
      <w:pPr>
        <w:spacing w:line="360" w:lineRule="auto"/>
        <w:rPr>
          <w:rFonts w:eastAsiaTheme="minorHAnsi"/>
          <w:kern w:val="0"/>
          <w:szCs w:val="22"/>
          <w:lang w:val="en-US" w:eastAsia="en-US"/>
          <w14:ligatures w14:val="none"/>
        </w:rPr>
      </w:pPr>
      <w:ins w:id="20" w:author="PG-Rota, Pietro" w:date="2025-11-05T14:23:00Z" w16du:dateUtc="2025-11-05T14:23:00Z">
        <w:r>
          <w:rPr>
            <w:rFonts w:eastAsiaTheme="minorHAnsi"/>
            <w:kern w:val="0"/>
            <w:szCs w:val="22"/>
            <w:lang w:val="en-US" w:eastAsia="en-US"/>
            <w14:ligatures w14:val="none"/>
          </w:rPr>
          <w:t>23</w:t>
        </w:r>
      </w:ins>
    </w:p>
    <w:p w14:paraId="59BA2E27" w14:textId="5A8FEF36" w:rsidR="00284038" w:rsidRPr="00F61A78" w:rsidRDefault="00672083" w:rsidP="00284038">
      <w:pPr>
        <w:spacing w:after="0" w:line="240" w:lineRule="auto"/>
        <w:rPr>
          <w:rFonts w:eastAsiaTheme="minorHAnsi"/>
          <w:kern w:val="0"/>
          <w:szCs w:val="22"/>
          <w:lang w:val="en-US" w:eastAsia="en-US"/>
          <w14:ligatures w14:val="none"/>
        </w:rPr>
      </w:pPr>
      <w:r>
        <w:rPr>
          <w:noProof/>
        </w:rPr>
        <w:drawing>
          <wp:inline distT="0" distB="0" distL="0" distR="0" wp14:anchorId="03BC1E88" wp14:editId="79054AC2">
            <wp:extent cx="5731510" cy="2840355"/>
            <wp:effectExtent l="0" t="0" r="2540" b="0"/>
            <wp:docPr id="717595585"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95585" name="Picture 4"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49890154" w14:textId="73D5D055" w:rsidR="002F0E1A" w:rsidRPr="00F61A78" w:rsidRDefault="00F61A78" w:rsidP="002F0E1A">
      <w:pPr>
        <w:spacing w:line="360" w:lineRule="auto"/>
        <w:jc w:val="center"/>
        <w:rPr>
          <w:rFonts w:eastAsiaTheme="minorHAnsi"/>
          <w:b/>
          <w:bCs/>
          <w:i/>
          <w:kern w:val="0"/>
          <w:sz w:val="20"/>
          <w:szCs w:val="22"/>
          <w:lang w:val="en-US" w:eastAsia="en-US"/>
          <w14:ligatures w14:val="none"/>
        </w:rPr>
      </w:pPr>
      <w:r w:rsidRPr="00F61A78">
        <w:rPr>
          <w:rFonts w:eastAsiaTheme="minorHAnsi"/>
          <w:b/>
          <w:bCs/>
          <w:kern w:val="0"/>
          <w:sz w:val="20"/>
          <w:szCs w:val="20"/>
          <w:lang w:val="en-US" w:eastAsia="en-US"/>
          <w14:ligatures w14:val="none"/>
        </w:rPr>
        <w:t>Figure 6</w:t>
      </w:r>
      <w:r w:rsidRPr="00F61A78">
        <w:rPr>
          <w:rFonts w:eastAsiaTheme="minorHAnsi"/>
          <w:b/>
          <w:kern w:val="0"/>
          <w:sz w:val="20"/>
          <w:szCs w:val="20"/>
          <w:lang w:val="en-US" w:eastAsia="en-US"/>
          <w14:ligatures w14:val="none"/>
        </w:rPr>
        <w:t xml:space="preserve">: </w:t>
      </w:r>
      <w:r w:rsidR="002F0E1A" w:rsidRPr="00F61A78">
        <w:rPr>
          <w:rFonts w:eastAsiaTheme="minorHAnsi"/>
          <w:b/>
          <w:bCs/>
          <w:i/>
          <w:kern w:val="0"/>
          <w:sz w:val="20"/>
          <w:szCs w:val="22"/>
          <w:lang w:val="en-US" w:eastAsia="en-US"/>
          <w14:ligatures w14:val="none"/>
        </w:rPr>
        <w:t>30-Day Rolling Volatility (Standard Deviation) for Selected Companies</w:t>
      </w:r>
    </w:p>
    <w:p w14:paraId="7D3085C6" w14:textId="18C8E42B" w:rsidR="002F0E1A" w:rsidRPr="00FC49BE" w:rsidRDefault="00FC49BE" w:rsidP="00FC49BE">
      <w:r w:rsidRPr="00FC49BE">
        <w:t>The ro</w:t>
      </w:r>
      <w:r>
        <w:t xml:space="preserve">lling volatility shows an indication of where the prices changed dramatically and </w:t>
      </w:r>
      <w:proofErr w:type="spellStart"/>
      <w:proofErr w:type="gramStart"/>
      <w:r w:rsidR="00603229">
        <w:t>its</w:t>
      </w:r>
      <w:proofErr w:type="spellEnd"/>
      <w:proofErr w:type="gramEnd"/>
      <w:r w:rsidR="00603229">
        <w:t xml:space="preserve"> easy to see that some companies like have low volatility and </w:t>
      </w:r>
      <w:proofErr w:type="spellStart"/>
      <w:r w:rsidR="00CC1435">
        <w:rPr>
          <w:rFonts w:eastAsiaTheme="minorHAnsi"/>
          <w:kern w:val="0"/>
          <w:szCs w:val="22"/>
          <w:lang w:val="en-US" w:eastAsia="en-US"/>
          <w14:ligatures w14:val="none"/>
        </w:rPr>
        <w:t>Amersco</w:t>
      </w:r>
      <w:proofErr w:type="spellEnd"/>
      <w:r w:rsidR="00CC1435">
        <w:rPr>
          <w:rFonts w:eastAsiaTheme="minorHAnsi"/>
          <w:kern w:val="0"/>
          <w:szCs w:val="22"/>
          <w:lang w:val="en-US" w:eastAsia="en-US"/>
          <w14:ligatures w14:val="none"/>
        </w:rPr>
        <w:t xml:space="preserve"> spikes up when the last 2 earnings call got announced.</w:t>
      </w:r>
    </w:p>
    <w:p w14:paraId="40D2FB73" w14:textId="244B9BBA" w:rsidR="00672083" w:rsidRDefault="00CC1435" w:rsidP="00F61A78">
      <w:pPr>
        <w:spacing w:line="360" w:lineRule="auto"/>
        <w:rPr>
          <w:ins w:id="21" w:author="PG-Rota, Pietro" w:date="2025-11-05T14:24:00Z" w16du:dateUtc="2025-11-05T14:24:00Z"/>
          <w:rFonts w:eastAsiaTheme="minorHAnsi"/>
          <w:kern w:val="0"/>
          <w:szCs w:val="22"/>
          <w:lang w:val="en-US" w:eastAsia="en-US"/>
          <w14:ligatures w14:val="none"/>
        </w:rPr>
      </w:pPr>
      <w:ins w:id="22" w:author="PG-Rota, Pietro" w:date="2025-11-05T14:23:00Z" w16du:dateUtc="2025-11-05T14:23:00Z">
        <w:r>
          <w:rPr>
            <w:rFonts w:eastAsiaTheme="minorHAnsi"/>
            <w:kern w:val="0"/>
            <w:szCs w:val="22"/>
            <w:lang w:val="en-US" w:eastAsia="en-US"/>
            <w14:ligatures w14:val="none"/>
          </w:rPr>
          <w:t>36</w:t>
        </w:r>
      </w:ins>
    </w:p>
    <w:p w14:paraId="16A13935" w14:textId="161B7A3B" w:rsidR="008959B0" w:rsidRDefault="008959B0" w:rsidP="00F61A78">
      <w:pPr>
        <w:spacing w:line="360" w:lineRule="auto"/>
        <w:rPr>
          <w:rFonts w:eastAsiaTheme="minorHAnsi"/>
          <w:kern w:val="0"/>
          <w:szCs w:val="22"/>
          <w:lang w:val="en-US" w:eastAsia="en-US"/>
          <w14:ligatures w14:val="none"/>
        </w:rPr>
      </w:pPr>
      <w:ins w:id="23" w:author="PG-Rota, Pietro" w:date="2025-11-05T14:24:00Z" w16du:dateUtc="2025-11-05T14:24:00Z">
        <w:r>
          <w:rPr>
            <w:rFonts w:eastAsiaTheme="minorHAnsi"/>
            <w:kern w:val="0"/>
            <w:szCs w:val="22"/>
            <w:lang w:val="en-US" w:eastAsia="en-US"/>
            <w14:ligatures w14:val="none"/>
          </w:rPr>
          <w:t xml:space="preserve">Total </w:t>
        </w:r>
        <w:r w:rsidRPr="008959B0">
          <w:rPr>
            <w:rFonts w:eastAsiaTheme="minorHAnsi"/>
            <w:kern w:val="0"/>
            <w:szCs w:val="22"/>
            <w:lang w:val="en-US" w:eastAsia="en-US"/>
            <w14:ligatures w14:val="none"/>
          </w:rPr>
          <w:t>1,452</w:t>
        </w:r>
      </w:ins>
    </w:p>
    <w:p w14:paraId="3EE56B25" w14:textId="00AD552E" w:rsidR="00F61A78" w:rsidRPr="00777862" w:rsidRDefault="00ED4CA8" w:rsidP="00777862">
      <w:pPr>
        <w:spacing w:line="240" w:lineRule="auto"/>
        <w:jc w:val="center"/>
        <w:rPr>
          <w:noProof/>
        </w:rPr>
      </w:pPr>
      <w:r>
        <w:rPr>
          <w:noProof/>
        </w:rPr>
        <w:lastRenderedPageBreak/>
        <w:drawing>
          <wp:inline distT="0" distB="0" distL="0" distR="0" wp14:anchorId="0D90CEDA" wp14:editId="3FD1A130">
            <wp:extent cx="5731510" cy="2843530"/>
            <wp:effectExtent l="0" t="0" r="2540" b="0"/>
            <wp:docPr id="1817943819"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43819" name="Picture 4" descr="A graph of different colore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024C3C58" w14:textId="77777777" w:rsidR="00F61A78" w:rsidRPr="00F61A78" w:rsidRDefault="00F61A78" w:rsidP="00F61A78">
      <w:pPr>
        <w:spacing w:line="360" w:lineRule="auto"/>
        <w:jc w:val="center"/>
        <w:rPr>
          <w:rFonts w:eastAsiaTheme="minorHAnsi"/>
          <w:b/>
          <w:bCs/>
          <w:kern w:val="0"/>
          <w:szCs w:val="22"/>
          <w:lang w:val="en-US" w:eastAsia="en-US"/>
          <w14:ligatures w14:val="none"/>
        </w:rPr>
      </w:pPr>
      <w:r w:rsidRPr="00F61A78">
        <w:rPr>
          <w:rFonts w:eastAsiaTheme="minorHAnsi"/>
          <w:b/>
          <w:bCs/>
          <w:kern w:val="0"/>
          <w:sz w:val="20"/>
          <w:szCs w:val="20"/>
          <w:lang w:val="en-US" w:eastAsia="en-US"/>
          <w14:ligatures w14:val="none"/>
        </w:rPr>
        <w:t>Figure 7</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Earnings per Share Trend of 10 Companies Across 4 Quarters</w:t>
      </w:r>
    </w:p>
    <w:p w14:paraId="41B39D89"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The trends in EPS across four quarters are shown in Figure 7 for ten companies. SIE GY Equity and FSLR US Equity show significant growth in EPS which suggests improved profitability, while TTE FP Equity and AMRC US Equity show static or decreased trends that suggest differing financial performance.</w:t>
      </w:r>
    </w:p>
    <w:p w14:paraId="22AF7900" w14:textId="4F301BD2" w:rsidR="00F61A78" w:rsidRPr="00F61A78" w:rsidRDefault="00777862" w:rsidP="00777862">
      <w:pPr>
        <w:spacing w:line="240" w:lineRule="auto"/>
        <w:jc w:val="center"/>
        <w:rPr>
          <w:rFonts w:eastAsiaTheme="minorHAnsi"/>
          <w:b/>
          <w:kern w:val="0"/>
          <w:sz w:val="20"/>
          <w:szCs w:val="20"/>
          <w:lang w:val="en-US" w:eastAsia="en-US"/>
          <w14:ligatures w14:val="none"/>
        </w:rPr>
      </w:pPr>
      <w:r>
        <w:rPr>
          <w:noProof/>
        </w:rPr>
        <w:drawing>
          <wp:inline distT="0" distB="0" distL="0" distR="0" wp14:anchorId="2D10B754" wp14:editId="310238B1">
            <wp:extent cx="5731510" cy="2846705"/>
            <wp:effectExtent l="0" t="0" r="2540" b="0"/>
            <wp:docPr id="134499928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9283" name="Picture 5" descr="A graph of different colored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p>
    <w:p w14:paraId="40C1B284" w14:textId="77777777" w:rsidR="00F61A78" w:rsidRPr="00F61A78" w:rsidRDefault="00F61A78" w:rsidP="00F61A78">
      <w:pPr>
        <w:spacing w:line="360" w:lineRule="auto"/>
        <w:jc w:val="center"/>
        <w:rPr>
          <w:rFonts w:eastAsiaTheme="minorHAnsi"/>
          <w:b/>
          <w:bCs/>
          <w:kern w:val="0"/>
          <w:szCs w:val="22"/>
          <w:lang w:val="en-US" w:eastAsia="en-US"/>
          <w14:ligatures w14:val="none"/>
        </w:rPr>
      </w:pPr>
      <w:r w:rsidRPr="00F61A78">
        <w:rPr>
          <w:rFonts w:eastAsiaTheme="minorHAnsi"/>
          <w:b/>
          <w:bCs/>
          <w:kern w:val="0"/>
          <w:sz w:val="20"/>
          <w:szCs w:val="20"/>
          <w:lang w:val="en-US" w:eastAsia="en-US"/>
          <w14:ligatures w14:val="none"/>
        </w:rPr>
        <w:t>Figure 8</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Market Cap Trend of 10 Companies Across 4 Quarters</w:t>
      </w:r>
    </w:p>
    <w:p w14:paraId="61EA50A9"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The market capitalization trend of 10 companies is shown in Figure 8 over four quarters and indicates strong upward trends for FSLR US Equity and SIE GY Equity and an upward trend in market capitalization, while SNX PW Equity and AMRC US Equity show declines in market capitalization and indicate poor performance. </w:t>
      </w:r>
    </w:p>
    <w:p w14:paraId="75255402" w14:textId="044F7E9C" w:rsidR="00F61A78" w:rsidRPr="00CC3E7C" w:rsidRDefault="00CC3E7C" w:rsidP="00CC3E7C">
      <w:pPr>
        <w:spacing w:after="0" w:line="240" w:lineRule="auto"/>
        <w:jc w:val="center"/>
        <w:rPr>
          <w:noProof/>
        </w:rPr>
      </w:pPr>
      <w:r>
        <w:rPr>
          <w:noProof/>
        </w:rPr>
        <w:lastRenderedPageBreak/>
        <w:drawing>
          <wp:inline distT="0" distB="0" distL="0" distR="0" wp14:anchorId="0BEFC745" wp14:editId="382A84C2">
            <wp:extent cx="5731510" cy="2843530"/>
            <wp:effectExtent l="0" t="0" r="2540" b="0"/>
            <wp:docPr id="632303056" name="Picture 6"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03056" name="Picture 6" descr="A graph with colored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3414D128" w14:textId="77777777" w:rsidR="00F61A78" w:rsidRPr="00F61A78" w:rsidRDefault="00F61A78" w:rsidP="00F61A78">
      <w:pPr>
        <w:spacing w:line="360" w:lineRule="auto"/>
        <w:jc w:val="center"/>
        <w:rPr>
          <w:rFonts w:eastAsiaTheme="minorHAnsi"/>
          <w:b/>
          <w:bCs/>
          <w:kern w:val="0"/>
          <w:szCs w:val="22"/>
          <w:lang w:val="en-US" w:eastAsia="en-US"/>
          <w14:ligatures w14:val="none"/>
        </w:rPr>
      </w:pPr>
      <w:r w:rsidRPr="00F61A78">
        <w:rPr>
          <w:rFonts w:eastAsiaTheme="minorHAnsi"/>
          <w:b/>
          <w:bCs/>
          <w:kern w:val="0"/>
          <w:sz w:val="20"/>
          <w:szCs w:val="20"/>
          <w:lang w:val="en-US" w:eastAsia="en-US"/>
          <w14:ligatures w14:val="none"/>
        </w:rPr>
        <w:t>Figure 9</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Returns on Equity vs. Returns on Assets (Time Series View) for Selected Companies</w:t>
      </w:r>
    </w:p>
    <w:p w14:paraId="1DA8ABBF"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9 Returns on Equity (ROE) against Returns on Assets (ROA) across the selected companies, demonstrating how the companies are managed and performing profitably. Positive returns can be seen from SIE GY Equity and FSLR US Equity, which have materially strong positive returns. In contrast, SNX PW Equity and AMRC US Equity have negative values, indicating poor financial performance. </w:t>
      </w:r>
    </w:p>
    <w:p w14:paraId="6AD18B69" w14:textId="6D154D6F" w:rsidR="00F61A78" w:rsidRPr="00CC3E7C" w:rsidRDefault="00CC3E7C" w:rsidP="00CC3E7C">
      <w:pPr>
        <w:spacing w:after="0" w:line="240" w:lineRule="auto"/>
        <w:jc w:val="center"/>
        <w:rPr>
          <w:noProof/>
        </w:rPr>
      </w:pPr>
      <w:r>
        <w:rPr>
          <w:noProof/>
        </w:rPr>
        <w:drawing>
          <wp:inline distT="0" distB="0" distL="0" distR="0" wp14:anchorId="2B4E038C" wp14:editId="267E8E66">
            <wp:extent cx="5731510" cy="2841625"/>
            <wp:effectExtent l="0" t="0" r="2540" b="0"/>
            <wp:docPr id="2030076975" name="Picture 7"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76975" name="Picture 7" descr="A graph with colored dot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p>
    <w:p w14:paraId="03DE30DC" w14:textId="77777777" w:rsidR="00F61A78" w:rsidRPr="00F61A78" w:rsidRDefault="00F61A78" w:rsidP="00F61A78">
      <w:pPr>
        <w:spacing w:line="360" w:lineRule="auto"/>
        <w:jc w:val="center"/>
        <w:rPr>
          <w:rFonts w:eastAsiaTheme="minorHAnsi"/>
          <w:b/>
          <w:kern w:val="0"/>
          <w:sz w:val="20"/>
          <w:szCs w:val="20"/>
          <w:lang w:val="en-US" w:eastAsia="en-US"/>
          <w14:ligatures w14:val="none"/>
        </w:rPr>
      </w:pPr>
      <w:r w:rsidRPr="00F61A78">
        <w:rPr>
          <w:rFonts w:eastAsiaTheme="minorHAnsi"/>
          <w:b/>
          <w:bCs/>
          <w:kern w:val="0"/>
          <w:sz w:val="20"/>
          <w:szCs w:val="20"/>
          <w:lang w:val="en-US" w:eastAsia="en-US"/>
          <w14:ligatures w14:val="none"/>
        </w:rPr>
        <w:t>Figure 10</w:t>
      </w:r>
      <w:r w:rsidRPr="00F61A78">
        <w:rPr>
          <w:rFonts w:eastAsiaTheme="minorHAnsi"/>
          <w:b/>
          <w:kern w:val="0"/>
          <w:sz w:val="20"/>
          <w:szCs w:val="20"/>
          <w:lang w:val="en-US" w:eastAsia="en-US"/>
          <w14:ligatures w14:val="none"/>
        </w:rPr>
        <w:t xml:space="preserve">: </w:t>
      </w:r>
      <w:r w:rsidRPr="00F61A78">
        <w:rPr>
          <w:rFonts w:eastAsiaTheme="minorHAnsi"/>
          <w:b/>
          <w:bCs/>
          <w:kern w:val="0"/>
          <w:sz w:val="20"/>
          <w:szCs w:val="20"/>
          <w:lang w:val="en-US" w:eastAsia="en-US"/>
          <w14:ligatures w14:val="none"/>
        </w:rPr>
        <w:t>Earnings per Share vs. PE Ratio (Time Series View) for Selected Companies</w:t>
      </w:r>
    </w:p>
    <w:p w14:paraId="7E05292E"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Figure 10 </w:t>
      </w:r>
      <w:proofErr w:type="gramStart"/>
      <w:r w:rsidRPr="00F61A78">
        <w:rPr>
          <w:rFonts w:eastAsiaTheme="minorHAnsi"/>
          <w:kern w:val="0"/>
          <w:szCs w:val="22"/>
          <w:lang w:val="en-US" w:eastAsia="en-US"/>
          <w14:ligatures w14:val="none"/>
        </w:rPr>
        <w:t>show</w:t>
      </w:r>
      <w:proofErr w:type="gramEnd"/>
      <w:r w:rsidRPr="00F61A78">
        <w:rPr>
          <w:rFonts w:eastAsiaTheme="minorHAnsi"/>
          <w:kern w:val="0"/>
          <w:szCs w:val="22"/>
          <w:lang w:val="en-US" w:eastAsia="en-US"/>
          <w14:ligatures w14:val="none"/>
        </w:rPr>
        <w:t xml:space="preserve"> relationship between Earnings per Share (EPS) and Price-to-Earnings (PE) ratios of selected banking and finance companies.  Firms such as FSLR US Equity, and SIE GY Equity show a positive relation between EPS and PE ratio, meaning higher price-to-</w:t>
      </w:r>
      <w:r w:rsidRPr="00F61A78">
        <w:rPr>
          <w:rFonts w:eastAsiaTheme="minorHAnsi"/>
          <w:kern w:val="0"/>
          <w:szCs w:val="22"/>
          <w:lang w:val="en-US" w:eastAsia="en-US"/>
          <w14:ligatures w14:val="none"/>
        </w:rPr>
        <w:lastRenderedPageBreak/>
        <w:t xml:space="preserve">earnings ratios. On the other hand, AMRC US Equity and SNX PW Equity show low EPS at low to high PE ratios which demonstrate differing </w:t>
      </w:r>
      <w:proofErr w:type="spellStart"/>
      <w:r w:rsidRPr="00F61A78">
        <w:rPr>
          <w:rFonts w:eastAsiaTheme="minorHAnsi"/>
          <w:kern w:val="0"/>
          <w:szCs w:val="22"/>
          <w:lang w:val="en-US" w:eastAsia="en-US"/>
          <w14:ligatures w14:val="none"/>
        </w:rPr>
        <w:t>profitabilities</w:t>
      </w:r>
      <w:proofErr w:type="spellEnd"/>
      <w:r w:rsidRPr="00F61A78">
        <w:rPr>
          <w:rFonts w:eastAsiaTheme="minorHAnsi"/>
          <w:kern w:val="0"/>
          <w:szCs w:val="22"/>
          <w:lang w:val="en-US" w:eastAsia="en-US"/>
          <w14:ligatures w14:val="none"/>
        </w:rPr>
        <w:t xml:space="preserve"> and market valuations. </w:t>
      </w:r>
    </w:p>
    <w:p w14:paraId="3EC779D8" w14:textId="1C031D3B" w:rsidR="00F61A78" w:rsidRPr="00F61A78" w:rsidRDefault="00714D28" w:rsidP="00F61A78">
      <w:pPr>
        <w:spacing w:line="360" w:lineRule="auto"/>
        <w:jc w:val="center"/>
        <w:rPr>
          <w:rFonts w:eastAsiaTheme="minorHAnsi"/>
          <w:b/>
          <w:bCs/>
          <w:kern w:val="0"/>
          <w:sz w:val="20"/>
          <w:szCs w:val="20"/>
          <w:lang w:val="en-US" w:eastAsia="en-US"/>
          <w14:ligatures w14:val="none"/>
        </w:rPr>
      </w:pPr>
      <w:r>
        <w:rPr>
          <w:noProof/>
        </w:rPr>
        <w:drawing>
          <wp:inline distT="0" distB="0" distL="0" distR="0" wp14:anchorId="4C57F1DE" wp14:editId="7CE6F9BD">
            <wp:extent cx="5731510" cy="2843530"/>
            <wp:effectExtent l="0" t="0" r="2540" b="0"/>
            <wp:docPr id="607759144" name="Picture 8"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59144" name="Picture 8" descr="A graph of a graph with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pic:spPr>
                </pic:pic>
              </a:graphicData>
            </a:graphic>
          </wp:inline>
        </w:drawing>
      </w:r>
      <w:r w:rsidR="00F61A78" w:rsidRPr="00F61A78">
        <w:rPr>
          <w:rFonts w:eastAsiaTheme="minorHAnsi"/>
          <w:b/>
          <w:bCs/>
          <w:kern w:val="0"/>
          <w:sz w:val="20"/>
          <w:szCs w:val="20"/>
          <w:lang w:val="en-US" w:eastAsia="en-US"/>
          <w14:ligatures w14:val="none"/>
        </w:rPr>
        <w:t>Figure 11</w:t>
      </w:r>
      <w:r w:rsidR="00F61A78" w:rsidRPr="00F61A78">
        <w:rPr>
          <w:rFonts w:eastAsiaTheme="minorHAnsi"/>
          <w:b/>
          <w:kern w:val="0"/>
          <w:sz w:val="20"/>
          <w:szCs w:val="20"/>
          <w:lang w:val="en-US" w:eastAsia="en-US"/>
          <w14:ligatures w14:val="none"/>
        </w:rPr>
        <w:t xml:space="preserve">: </w:t>
      </w:r>
      <w:r w:rsidR="00F61A78" w:rsidRPr="00F61A78">
        <w:rPr>
          <w:rFonts w:eastAsiaTheme="minorHAnsi"/>
          <w:b/>
          <w:bCs/>
          <w:kern w:val="0"/>
          <w:sz w:val="20"/>
          <w:szCs w:val="20"/>
          <w:lang w:val="en-US" w:eastAsia="en-US"/>
          <w14:ligatures w14:val="none"/>
        </w:rPr>
        <w:t>Earnings per Share vs. Market Cap (Time Series View) for Selected Companies</w:t>
      </w:r>
    </w:p>
    <w:p w14:paraId="059A19E8" w14:textId="77777777" w:rsidR="00F61A78" w:rsidRPr="00F61A78" w:rsidRDefault="00F61A78" w:rsidP="00F61A78">
      <w:pPr>
        <w:spacing w:line="360" w:lineRule="auto"/>
        <w:rPr>
          <w:rFonts w:eastAsia="Times New Roman" w:cs="Times New Roman"/>
          <w:kern w:val="0"/>
          <w:lang w:val="en-US" w:eastAsia="en-US"/>
          <w14:ligatures w14:val="none"/>
        </w:rPr>
      </w:pPr>
      <w:r w:rsidRPr="00F61A78">
        <w:rPr>
          <w:rFonts w:eastAsiaTheme="minorHAnsi"/>
          <w:kern w:val="0"/>
          <w:szCs w:val="22"/>
          <w:lang w:val="en-US" w:eastAsia="en-US"/>
          <w14:ligatures w14:val="none"/>
        </w:rPr>
        <w:t xml:space="preserve">In Figure 11, the relationship between Earnings per Share (EPS) and Market Capitalization is presented in the Banking and Finance sector. For FSLR US Equity and SIE GY Equity, there is a positive trend, as the EPS value increases. </w:t>
      </w:r>
      <w:r w:rsidRPr="00F61A78">
        <w:rPr>
          <w:rFonts w:eastAsia="Times New Roman" w:cs="Times New Roman"/>
          <w:kern w:val="0"/>
          <w:lang w:val="en-US" w:eastAsia="en-US"/>
          <w14:ligatures w14:val="none"/>
        </w:rPr>
        <w:t>SNX PW Equity and AMRC US Equity possess lower market caps than implied by their EPS metric, indicating weak investor sentiment towards these companies.</w:t>
      </w:r>
    </w:p>
    <w:p w14:paraId="03E082DF" w14:textId="77777777" w:rsidR="00F61A78" w:rsidRPr="00F61A78" w:rsidRDefault="00F61A78" w:rsidP="00F61A78">
      <w:pPr>
        <w:keepNext/>
        <w:keepLines/>
        <w:spacing w:before="40" w:after="0" w:line="360" w:lineRule="auto"/>
        <w:outlineLvl w:val="1"/>
        <w:rPr>
          <w:rFonts w:eastAsiaTheme="majorEastAsia" w:cstheme="majorBidi"/>
          <w:b/>
          <w:color w:val="000000" w:themeColor="text1"/>
          <w:kern w:val="0"/>
          <w:szCs w:val="26"/>
          <w:lang w:val="en-US" w:eastAsia="en-US"/>
          <w14:ligatures w14:val="none"/>
        </w:rPr>
      </w:pPr>
      <w:bookmarkStart w:id="24" w:name="_Toc213176061"/>
      <w:r w:rsidRPr="00F61A78">
        <w:rPr>
          <w:rFonts w:eastAsiaTheme="majorEastAsia" w:cstheme="majorBidi"/>
          <w:color w:val="000000" w:themeColor="text1"/>
          <w:kern w:val="0"/>
          <w:szCs w:val="26"/>
          <w:lang w:val="en-US" w:eastAsia="en-US"/>
          <w14:ligatures w14:val="none"/>
        </w:rPr>
        <w:t>5.3</w:t>
      </w:r>
      <w:r w:rsidRPr="00F61A78">
        <w:rPr>
          <w:rFonts w:eastAsiaTheme="majorEastAsia" w:cstheme="majorBidi"/>
          <w:b/>
          <w:color w:val="000000" w:themeColor="text1"/>
          <w:kern w:val="0"/>
          <w:szCs w:val="26"/>
          <w:lang w:val="en-US" w:eastAsia="en-US"/>
          <w14:ligatures w14:val="none"/>
        </w:rPr>
        <w:t xml:space="preserve"> </w:t>
      </w:r>
      <w:r w:rsidRPr="00F61A78">
        <w:rPr>
          <w:rFonts w:eastAsiaTheme="majorEastAsia" w:cstheme="majorBidi"/>
          <w:b/>
          <w:bCs/>
          <w:color w:val="000000" w:themeColor="text1"/>
          <w:kern w:val="0"/>
          <w:szCs w:val="26"/>
          <w:lang w:val="en-US" w:eastAsia="en-US"/>
          <w14:ligatures w14:val="none"/>
        </w:rPr>
        <w:t>Financial Metrics</w:t>
      </w:r>
      <w:bookmarkEnd w:id="24"/>
      <w:r w:rsidRPr="00F61A78">
        <w:rPr>
          <w:rFonts w:eastAsiaTheme="majorEastAsia" w:cstheme="majorBidi"/>
          <w:b/>
          <w:bCs/>
          <w:color w:val="000000" w:themeColor="text1"/>
          <w:kern w:val="0"/>
          <w:szCs w:val="26"/>
          <w:lang w:val="en-US" w:eastAsia="en-US"/>
          <w14:ligatures w14:val="none"/>
        </w:rPr>
        <w:t xml:space="preserve"> </w:t>
      </w:r>
    </w:p>
    <w:p w14:paraId="57095138"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bCs/>
          <w:kern w:val="0"/>
          <w:szCs w:val="22"/>
          <w:lang w:val="en-US" w:eastAsia="en-US"/>
          <w14:ligatures w14:val="none"/>
        </w:rPr>
        <w:t>Table 3: Financial Metrics for Selected Companies (Q3 2025)</w:t>
      </w:r>
    </w:p>
    <w:tbl>
      <w:tblPr>
        <w:tblW w:w="5000" w:type="pct"/>
        <w:tblBorders>
          <w:top w:val="single" w:sz="4" w:space="0" w:color="auto"/>
          <w:bottom w:val="single" w:sz="4" w:space="0" w:color="auto"/>
        </w:tblBorders>
        <w:tblLook w:val="04A0" w:firstRow="1" w:lastRow="0" w:firstColumn="1" w:lastColumn="0" w:noHBand="0" w:noVBand="1"/>
      </w:tblPr>
      <w:tblGrid>
        <w:gridCol w:w="1884"/>
        <w:gridCol w:w="1124"/>
        <w:gridCol w:w="1549"/>
        <w:gridCol w:w="1297"/>
        <w:gridCol w:w="1107"/>
        <w:gridCol w:w="1108"/>
        <w:gridCol w:w="957"/>
      </w:tblGrid>
      <w:tr w:rsidR="00F61A78" w:rsidRPr="00F61A78" w14:paraId="271D3A8A" w14:textId="77777777" w:rsidTr="00B45B58">
        <w:trPr>
          <w:trHeight w:val="681"/>
        </w:trPr>
        <w:tc>
          <w:tcPr>
            <w:tcW w:w="1049" w:type="pct"/>
            <w:tcBorders>
              <w:top w:val="single" w:sz="4" w:space="0" w:color="auto"/>
              <w:left w:val="nil"/>
              <w:bottom w:val="single" w:sz="4" w:space="0" w:color="auto"/>
              <w:right w:val="nil"/>
            </w:tcBorders>
            <w:vAlign w:val="center"/>
            <w:hideMark/>
          </w:tcPr>
          <w:p w14:paraId="1B7DB1A1"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Company</w:t>
            </w:r>
          </w:p>
        </w:tc>
        <w:tc>
          <w:tcPr>
            <w:tcW w:w="628" w:type="pct"/>
            <w:tcBorders>
              <w:top w:val="single" w:sz="4" w:space="0" w:color="auto"/>
              <w:left w:val="nil"/>
              <w:bottom w:val="single" w:sz="4" w:space="0" w:color="auto"/>
              <w:right w:val="nil"/>
            </w:tcBorders>
            <w:vAlign w:val="center"/>
            <w:hideMark/>
          </w:tcPr>
          <w:p w14:paraId="401430A0"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P/E Ratio (PE)</w:t>
            </w:r>
          </w:p>
        </w:tc>
        <w:tc>
          <w:tcPr>
            <w:tcW w:w="826" w:type="pct"/>
            <w:tcBorders>
              <w:top w:val="single" w:sz="4" w:space="0" w:color="auto"/>
              <w:left w:val="nil"/>
              <w:bottom w:val="single" w:sz="4" w:space="0" w:color="auto"/>
              <w:right w:val="nil"/>
            </w:tcBorders>
            <w:vAlign w:val="center"/>
            <w:hideMark/>
          </w:tcPr>
          <w:p w14:paraId="619A3A5F"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Market Capitalization (MKT)</w:t>
            </w:r>
          </w:p>
        </w:tc>
        <w:tc>
          <w:tcPr>
            <w:tcW w:w="724" w:type="pct"/>
            <w:tcBorders>
              <w:top w:val="single" w:sz="4" w:space="0" w:color="auto"/>
              <w:left w:val="nil"/>
              <w:bottom w:val="single" w:sz="4" w:space="0" w:color="auto"/>
              <w:right w:val="nil"/>
            </w:tcBorders>
            <w:vAlign w:val="center"/>
            <w:hideMark/>
          </w:tcPr>
          <w:p w14:paraId="74BE3CF4"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Earnings per Share (EPS)</w:t>
            </w:r>
          </w:p>
        </w:tc>
        <w:tc>
          <w:tcPr>
            <w:tcW w:w="619" w:type="pct"/>
            <w:tcBorders>
              <w:top w:val="single" w:sz="4" w:space="0" w:color="auto"/>
              <w:left w:val="nil"/>
              <w:bottom w:val="single" w:sz="4" w:space="0" w:color="auto"/>
              <w:right w:val="nil"/>
            </w:tcBorders>
            <w:vAlign w:val="center"/>
            <w:hideMark/>
          </w:tcPr>
          <w:p w14:paraId="413552CE"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Return on Assets (ROA)</w:t>
            </w:r>
          </w:p>
        </w:tc>
        <w:tc>
          <w:tcPr>
            <w:tcW w:w="619" w:type="pct"/>
            <w:tcBorders>
              <w:top w:val="single" w:sz="4" w:space="0" w:color="auto"/>
              <w:left w:val="nil"/>
              <w:bottom w:val="single" w:sz="4" w:space="0" w:color="auto"/>
              <w:right w:val="nil"/>
            </w:tcBorders>
            <w:vAlign w:val="center"/>
            <w:hideMark/>
          </w:tcPr>
          <w:p w14:paraId="35B66D8C"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Return on Equity (ROE)</w:t>
            </w:r>
          </w:p>
        </w:tc>
        <w:tc>
          <w:tcPr>
            <w:tcW w:w="536" w:type="pct"/>
            <w:tcBorders>
              <w:top w:val="single" w:sz="4" w:space="0" w:color="auto"/>
              <w:left w:val="nil"/>
              <w:bottom w:val="single" w:sz="4" w:space="0" w:color="auto"/>
              <w:right w:val="nil"/>
            </w:tcBorders>
            <w:vAlign w:val="center"/>
            <w:hideMark/>
          </w:tcPr>
          <w:p w14:paraId="32955CFE" w14:textId="77777777" w:rsidR="00F61A78" w:rsidRPr="00F61A78" w:rsidRDefault="00F61A78" w:rsidP="00F61A78">
            <w:pPr>
              <w:spacing w:after="0" w:line="240" w:lineRule="auto"/>
              <w:jc w:val="center"/>
              <w:rPr>
                <w:rFonts w:eastAsia="Times New Roman" w:cs="Times New Roman"/>
                <w:b/>
                <w:bCs/>
                <w:color w:val="000000"/>
                <w:kern w:val="0"/>
                <w:sz w:val="22"/>
                <w:szCs w:val="22"/>
                <w:lang w:val="en-US" w:eastAsia="en-US"/>
                <w14:ligatures w14:val="none"/>
              </w:rPr>
            </w:pPr>
            <w:r w:rsidRPr="00F61A78">
              <w:rPr>
                <w:rFonts w:eastAsia="Times New Roman" w:cs="Times New Roman"/>
                <w:b/>
                <w:bCs/>
                <w:color w:val="000000"/>
                <w:kern w:val="0"/>
                <w:sz w:val="22"/>
                <w:szCs w:val="22"/>
                <w:lang w:val="en-US" w:eastAsia="en-US"/>
                <w14:ligatures w14:val="none"/>
              </w:rPr>
              <w:t>ESG Score</w:t>
            </w:r>
          </w:p>
        </w:tc>
      </w:tr>
      <w:tr w:rsidR="00F61A78" w:rsidRPr="00F61A78" w14:paraId="35B3EEEF" w14:textId="77777777" w:rsidTr="00B45B58">
        <w:trPr>
          <w:trHeight w:val="340"/>
        </w:trPr>
        <w:tc>
          <w:tcPr>
            <w:tcW w:w="1049" w:type="pct"/>
            <w:tcBorders>
              <w:top w:val="single" w:sz="4" w:space="0" w:color="auto"/>
              <w:left w:val="nil"/>
              <w:bottom w:val="nil"/>
              <w:right w:val="nil"/>
            </w:tcBorders>
            <w:vAlign w:val="center"/>
            <w:hideMark/>
          </w:tcPr>
          <w:p w14:paraId="275B97CD"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SIE GY Equity</w:t>
            </w:r>
          </w:p>
        </w:tc>
        <w:tc>
          <w:tcPr>
            <w:tcW w:w="628" w:type="pct"/>
            <w:tcBorders>
              <w:top w:val="single" w:sz="4" w:space="0" w:color="auto"/>
              <w:left w:val="nil"/>
              <w:bottom w:val="nil"/>
              <w:right w:val="nil"/>
            </w:tcBorders>
            <w:vAlign w:val="center"/>
            <w:hideMark/>
          </w:tcPr>
          <w:p w14:paraId="7FDB5AE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24.94</w:t>
            </w:r>
          </w:p>
        </w:tc>
        <w:tc>
          <w:tcPr>
            <w:tcW w:w="826" w:type="pct"/>
            <w:tcBorders>
              <w:top w:val="single" w:sz="4" w:space="0" w:color="auto"/>
              <w:left w:val="nil"/>
              <w:bottom w:val="nil"/>
              <w:right w:val="nil"/>
            </w:tcBorders>
            <w:vAlign w:val="center"/>
            <w:hideMark/>
          </w:tcPr>
          <w:p w14:paraId="1D3A478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6.4</w:t>
            </w:r>
          </w:p>
        </w:tc>
        <w:tc>
          <w:tcPr>
            <w:tcW w:w="724" w:type="pct"/>
            <w:tcBorders>
              <w:top w:val="single" w:sz="4" w:space="0" w:color="auto"/>
              <w:left w:val="nil"/>
              <w:bottom w:val="nil"/>
              <w:right w:val="nil"/>
            </w:tcBorders>
            <w:vAlign w:val="center"/>
            <w:hideMark/>
          </w:tcPr>
          <w:p w14:paraId="5FD7AF9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2.4</w:t>
            </w:r>
          </w:p>
        </w:tc>
        <w:tc>
          <w:tcPr>
            <w:tcW w:w="619" w:type="pct"/>
            <w:tcBorders>
              <w:top w:val="single" w:sz="4" w:space="0" w:color="auto"/>
              <w:left w:val="nil"/>
              <w:bottom w:val="nil"/>
              <w:right w:val="nil"/>
            </w:tcBorders>
            <w:vAlign w:val="center"/>
            <w:hideMark/>
          </w:tcPr>
          <w:p w14:paraId="7077CC4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6.4</w:t>
            </w:r>
          </w:p>
        </w:tc>
        <w:tc>
          <w:tcPr>
            <w:tcW w:w="619" w:type="pct"/>
            <w:tcBorders>
              <w:top w:val="single" w:sz="4" w:space="0" w:color="auto"/>
              <w:left w:val="nil"/>
              <w:bottom w:val="nil"/>
              <w:right w:val="nil"/>
            </w:tcBorders>
            <w:vAlign w:val="center"/>
            <w:hideMark/>
          </w:tcPr>
          <w:p w14:paraId="3EE4C83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18.95</w:t>
            </w:r>
          </w:p>
        </w:tc>
        <w:tc>
          <w:tcPr>
            <w:tcW w:w="536" w:type="pct"/>
            <w:tcBorders>
              <w:top w:val="single" w:sz="4" w:space="0" w:color="auto"/>
              <w:left w:val="nil"/>
              <w:bottom w:val="nil"/>
              <w:right w:val="nil"/>
            </w:tcBorders>
            <w:vAlign w:val="center"/>
            <w:hideMark/>
          </w:tcPr>
          <w:p w14:paraId="69E29D2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6.65</w:t>
            </w:r>
          </w:p>
        </w:tc>
      </w:tr>
      <w:tr w:rsidR="00F61A78" w:rsidRPr="00F61A78" w14:paraId="0F092295" w14:textId="77777777" w:rsidTr="00B45B58">
        <w:trPr>
          <w:trHeight w:val="340"/>
        </w:trPr>
        <w:tc>
          <w:tcPr>
            <w:tcW w:w="1049" w:type="pct"/>
            <w:tcBorders>
              <w:top w:val="nil"/>
              <w:left w:val="nil"/>
              <w:bottom w:val="nil"/>
              <w:right w:val="nil"/>
            </w:tcBorders>
            <w:vAlign w:val="center"/>
            <w:hideMark/>
          </w:tcPr>
          <w:p w14:paraId="52E213C6"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FSLR US Equity</w:t>
            </w:r>
          </w:p>
        </w:tc>
        <w:tc>
          <w:tcPr>
            <w:tcW w:w="628" w:type="pct"/>
            <w:tcBorders>
              <w:top w:val="nil"/>
              <w:left w:val="nil"/>
              <w:bottom w:val="nil"/>
              <w:right w:val="nil"/>
            </w:tcBorders>
            <w:vAlign w:val="center"/>
            <w:hideMark/>
          </w:tcPr>
          <w:p w14:paraId="461D81A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18.17</w:t>
            </w:r>
          </w:p>
        </w:tc>
        <w:tc>
          <w:tcPr>
            <w:tcW w:w="826" w:type="pct"/>
            <w:tcBorders>
              <w:top w:val="nil"/>
              <w:left w:val="nil"/>
              <w:bottom w:val="nil"/>
              <w:right w:val="nil"/>
            </w:tcBorders>
            <w:vAlign w:val="center"/>
            <w:hideMark/>
          </w:tcPr>
          <w:p w14:paraId="75048F2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11.06</w:t>
            </w:r>
          </w:p>
        </w:tc>
        <w:tc>
          <w:tcPr>
            <w:tcW w:w="724" w:type="pct"/>
            <w:tcBorders>
              <w:top w:val="nil"/>
              <w:left w:val="nil"/>
              <w:bottom w:val="nil"/>
              <w:right w:val="nil"/>
            </w:tcBorders>
            <w:vAlign w:val="center"/>
            <w:hideMark/>
          </w:tcPr>
          <w:p w14:paraId="4AF4CC0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4.31</w:t>
            </w:r>
          </w:p>
        </w:tc>
        <w:tc>
          <w:tcPr>
            <w:tcW w:w="619" w:type="pct"/>
            <w:tcBorders>
              <w:top w:val="nil"/>
              <w:left w:val="nil"/>
              <w:bottom w:val="nil"/>
              <w:right w:val="nil"/>
            </w:tcBorders>
            <w:vAlign w:val="center"/>
            <w:hideMark/>
          </w:tcPr>
          <w:p w14:paraId="2C44AC0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11.06</w:t>
            </w:r>
          </w:p>
        </w:tc>
        <w:tc>
          <w:tcPr>
            <w:tcW w:w="619" w:type="pct"/>
            <w:tcBorders>
              <w:top w:val="nil"/>
              <w:left w:val="nil"/>
              <w:bottom w:val="nil"/>
              <w:right w:val="nil"/>
            </w:tcBorders>
            <w:vAlign w:val="center"/>
            <w:hideMark/>
          </w:tcPr>
          <w:p w14:paraId="6188167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16.77</w:t>
            </w:r>
          </w:p>
        </w:tc>
        <w:tc>
          <w:tcPr>
            <w:tcW w:w="536" w:type="pct"/>
            <w:tcBorders>
              <w:top w:val="nil"/>
              <w:left w:val="nil"/>
              <w:bottom w:val="nil"/>
              <w:right w:val="nil"/>
            </w:tcBorders>
            <w:vAlign w:val="center"/>
            <w:hideMark/>
          </w:tcPr>
          <w:p w14:paraId="3CD33E4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5.54</w:t>
            </w:r>
          </w:p>
        </w:tc>
      </w:tr>
      <w:tr w:rsidR="00F61A78" w:rsidRPr="00F61A78" w14:paraId="2CF777D0" w14:textId="77777777" w:rsidTr="00B45B58">
        <w:trPr>
          <w:trHeight w:val="340"/>
        </w:trPr>
        <w:tc>
          <w:tcPr>
            <w:tcW w:w="1049" w:type="pct"/>
            <w:tcBorders>
              <w:top w:val="nil"/>
              <w:left w:val="nil"/>
              <w:bottom w:val="nil"/>
              <w:right w:val="nil"/>
            </w:tcBorders>
            <w:vAlign w:val="center"/>
            <w:hideMark/>
          </w:tcPr>
          <w:p w14:paraId="6C805A1C"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ENI IM Equity</w:t>
            </w:r>
          </w:p>
        </w:tc>
        <w:tc>
          <w:tcPr>
            <w:tcW w:w="628" w:type="pct"/>
            <w:tcBorders>
              <w:top w:val="nil"/>
              <w:left w:val="nil"/>
              <w:bottom w:val="nil"/>
              <w:right w:val="nil"/>
            </w:tcBorders>
            <w:vAlign w:val="center"/>
            <w:hideMark/>
          </w:tcPr>
          <w:p w14:paraId="130DD5E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7.82</w:t>
            </w:r>
          </w:p>
        </w:tc>
        <w:tc>
          <w:tcPr>
            <w:tcW w:w="826" w:type="pct"/>
            <w:tcBorders>
              <w:top w:val="nil"/>
              <w:left w:val="nil"/>
              <w:bottom w:val="nil"/>
              <w:right w:val="nil"/>
            </w:tcBorders>
            <w:vAlign w:val="center"/>
            <w:hideMark/>
          </w:tcPr>
          <w:p w14:paraId="14D4418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1.74</w:t>
            </w:r>
          </w:p>
        </w:tc>
        <w:tc>
          <w:tcPr>
            <w:tcW w:w="724" w:type="pct"/>
            <w:tcBorders>
              <w:top w:val="nil"/>
              <w:left w:val="nil"/>
              <w:bottom w:val="nil"/>
              <w:right w:val="nil"/>
            </w:tcBorders>
            <w:vAlign w:val="center"/>
            <w:hideMark/>
          </w:tcPr>
          <w:p w14:paraId="2DE1E75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0.25</w:t>
            </w:r>
          </w:p>
        </w:tc>
        <w:tc>
          <w:tcPr>
            <w:tcW w:w="619" w:type="pct"/>
            <w:tcBorders>
              <w:top w:val="nil"/>
              <w:left w:val="nil"/>
              <w:bottom w:val="nil"/>
              <w:right w:val="nil"/>
            </w:tcBorders>
            <w:vAlign w:val="center"/>
            <w:hideMark/>
          </w:tcPr>
          <w:p w14:paraId="4E753A5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1.74</w:t>
            </w:r>
          </w:p>
        </w:tc>
        <w:tc>
          <w:tcPr>
            <w:tcW w:w="619" w:type="pct"/>
            <w:tcBorders>
              <w:top w:val="nil"/>
              <w:left w:val="nil"/>
              <w:bottom w:val="nil"/>
              <w:right w:val="nil"/>
            </w:tcBorders>
            <w:vAlign w:val="center"/>
            <w:hideMark/>
          </w:tcPr>
          <w:p w14:paraId="024C02D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4.55</w:t>
            </w:r>
          </w:p>
        </w:tc>
        <w:tc>
          <w:tcPr>
            <w:tcW w:w="536" w:type="pct"/>
            <w:tcBorders>
              <w:top w:val="nil"/>
              <w:left w:val="nil"/>
              <w:bottom w:val="nil"/>
              <w:right w:val="nil"/>
            </w:tcBorders>
            <w:vAlign w:val="center"/>
            <w:hideMark/>
          </w:tcPr>
          <w:p w14:paraId="391670F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7.08</w:t>
            </w:r>
          </w:p>
        </w:tc>
      </w:tr>
      <w:tr w:rsidR="00F61A78" w:rsidRPr="00F61A78" w14:paraId="0E29C817" w14:textId="77777777" w:rsidTr="00B45B58">
        <w:trPr>
          <w:trHeight w:val="340"/>
        </w:trPr>
        <w:tc>
          <w:tcPr>
            <w:tcW w:w="1049" w:type="pct"/>
            <w:tcBorders>
              <w:top w:val="nil"/>
              <w:left w:val="nil"/>
              <w:bottom w:val="nil"/>
              <w:right w:val="nil"/>
            </w:tcBorders>
            <w:vAlign w:val="center"/>
            <w:hideMark/>
          </w:tcPr>
          <w:p w14:paraId="2CBC4220"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ENS US Equity</w:t>
            </w:r>
          </w:p>
        </w:tc>
        <w:tc>
          <w:tcPr>
            <w:tcW w:w="628" w:type="pct"/>
            <w:tcBorders>
              <w:top w:val="nil"/>
              <w:left w:val="nil"/>
              <w:bottom w:val="nil"/>
              <w:right w:val="nil"/>
            </w:tcBorders>
            <w:vAlign w:val="center"/>
            <w:hideMark/>
          </w:tcPr>
          <w:p w14:paraId="4D419E1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12.15</w:t>
            </w:r>
          </w:p>
        </w:tc>
        <w:tc>
          <w:tcPr>
            <w:tcW w:w="826" w:type="pct"/>
            <w:tcBorders>
              <w:top w:val="nil"/>
              <w:left w:val="nil"/>
              <w:bottom w:val="nil"/>
              <w:right w:val="nil"/>
            </w:tcBorders>
            <w:vAlign w:val="center"/>
            <w:hideMark/>
          </w:tcPr>
          <w:p w14:paraId="695BAC3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9.78</w:t>
            </w:r>
          </w:p>
        </w:tc>
        <w:tc>
          <w:tcPr>
            <w:tcW w:w="724" w:type="pct"/>
            <w:tcBorders>
              <w:top w:val="nil"/>
              <w:left w:val="nil"/>
              <w:bottom w:val="nil"/>
              <w:right w:val="nil"/>
            </w:tcBorders>
            <w:vAlign w:val="center"/>
            <w:hideMark/>
          </w:tcPr>
          <w:p w14:paraId="7CEB2A4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1.95</w:t>
            </w:r>
          </w:p>
        </w:tc>
        <w:tc>
          <w:tcPr>
            <w:tcW w:w="619" w:type="pct"/>
            <w:tcBorders>
              <w:top w:val="nil"/>
              <w:left w:val="nil"/>
              <w:bottom w:val="nil"/>
              <w:right w:val="nil"/>
            </w:tcBorders>
            <w:vAlign w:val="center"/>
            <w:hideMark/>
          </w:tcPr>
          <w:p w14:paraId="64C1AD4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9.78</w:t>
            </w:r>
          </w:p>
        </w:tc>
        <w:tc>
          <w:tcPr>
            <w:tcW w:w="619" w:type="pct"/>
            <w:tcBorders>
              <w:top w:val="nil"/>
              <w:left w:val="nil"/>
              <w:bottom w:val="nil"/>
              <w:right w:val="nil"/>
            </w:tcBorders>
            <w:vAlign w:val="center"/>
            <w:hideMark/>
          </w:tcPr>
          <w:p w14:paraId="75213B3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19.82</w:t>
            </w:r>
          </w:p>
        </w:tc>
        <w:tc>
          <w:tcPr>
            <w:tcW w:w="536" w:type="pct"/>
            <w:tcBorders>
              <w:top w:val="nil"/>
              <w:left w:val="nil"/>
              <w:bottom w:val="nil"/>
              <w:right w:val="nil"/>
            </w:tcBorders>
            <w:vAlign w:val="center"/>
            <w:hideMark/>
          </w:tcPr>
          <w:p w14:paraId="16E945D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3.46</w:t>
            </w:r>
          </w:p>
        </w:tc>
      </w:tr>
      <w:tr w:rsidR="00F61A78" w:rsidRPr="00F61A78" w14:paraId="07B89BF2" w14:textId="77777777" w:rsidTr="00B45B58">
        <w:trPr>
          <w:trHeight w:val="340"/>
        </w:trPr>
        <w:tc>
          <w:tcPr>
            <w:tcW w:w="1049" w:type="pct"/>
            <w:tcBorders>
              <w:top w:val="nil"/>
              <w:left w:val="nil"/>
              <w:bottom w:val="nil"/>
              <w:right w:val="nil"/>
            </w:tcBorders>
            <w:vAlign w:val="center"/>
            <w:hideMark/>
          </w:tcPr>
          <w:p w14:paraId="73EDD28D"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SHEL LN Equity</w:t>
            </w:r>
          </w:p>
        </w:tc>
        <w:tc>
          <w:tcPr>
            <w:tcW w:w="628" w:type="pct"/>
            <w:tcBorders>
              <w:top w:val="nil"/>
              <w:left w:val="nil"/>
              <w:bottom w:val="nil"/>
              <w:right w:val="nil"/>
            </w:tcBorders>
            <w:vAlign w:val="center"/>
            <w:hideMark/>
          </w:tcPr>
          <w:p w14:paraId="05B34DE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8.89</w:t>
            </w:r>
          </w:p>
        </w:tc>
        <w:tc>
          <w:tcPr>
            <w:tcW w:w="826" w:type="pct"/>
            <w:tcBorders>
              <w:top w:val="nil"/>
              <w:left w:val="nil"/>
              <w:bottom w:val="nil"/>
              <w:right w:val="nil"/>
            </w:tcBorders>
            <w:vAlign w:val="center"/>
            <w:hideMark/>
          </w:tcPr>
          <w:p w14:paraId="4AC0794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3.42</w:t>
            </w:r>
          </w:p>
        </w:tc>
        <w:tc>
          <w:tcPr>
            <w:tcW w:w="724" w:type="pct"/>
            <w:tcBorders>
              <w:top w:val="nil"/>
              <w:left w:val="nil"/>
              <w:bottom w:val="nil"/>
              <w:right w:val="nil"/>
            </w:tcBorders>
            <w:vAlign w:val="center"/>
            <w:hideMark/>
          </w:tcPr>
          <w:p w14:paraId="54FA456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0.79</w:t>
            </w:r>
          </w:p>
        </w:tc>
        <w:tc>
          <w:tcPr>
            <w:tcW w:w="619" w:type="pct"/>
            <w:tcBorders>
              <w:top w:val="nil"/>
              <w:left w:val="nil"/>
              <w:bottom w:val="nil"/>
              <w:right w:val="nil"/>
            </w:tcBorders>
            <w:vAlign w:val="center"/>
            <w:hideMark/>
          </w:tcPr>
          <w:p w14:paraId="204576B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3.42</w:t>
            </w:r>
          </w:p>
        </w:tc>
        <w:tc>
          <w:tcPr>
            <w:tcW w:w="619" w:type="pct"/>
            <w:tcBorders>
              <w:top w:val="nil"/>
              <w:left w:val="nil"/>
              <w:bottom w:val="nil"/>
              <w:right w:val="nil"/>
            </w:tcBorders>
            <w:vAlign w:val="center"/>
            <w:hideMark/>
          </w:tcPr>
          <w:p w14:paraId="23E8B68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7.4</w:t>
            </w:r>
          </w:p>
        </w:tc>
        <w:tc>
          <w:tcPr>
            <w:tcW w:w="536" w:type="pct"/>
            <w:tcBorders>
              <w:top w:val="nil"/>
              <w:left w:val="nil"/>
              <w:bottom w:val="nil"/>
              <w:right w:val="nil"/>
            </w:tcBorders>
            <w:vAlign w:val="center"/>
            <w:hideMark/>
          </w:tcPr>
          <w:p w14:paraId="31AE532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7.25</w:t>
            </w:r>
          </w:p>
        </w:tc>
      </w:tr>
      <w:tr w:rsidR="00F61A78" w:rsidRPr="00F61A78" w14:paraId="60575973" w14:textId="77777777" w:rsidTr="00B45B58">
        <w:trPr>
          <w:trHeight w:val="340"/>
        </w:trPr>
        <w:tc>
          <w:tcPr>
            <w:tcW w:w="1049" w:type="pct"/>
            <w:tcBorders>
              <w:top w:val="nil"/>
              <w:left w:val="nil"/>
              <w:bottom w:val="nil"/>
              <w:right w:val="nil"/>
            </w:tcBorders>
            <w:vAlign w:val="center"/>
            <w:hideMark/>
          </w:tcPr>
          <w:p w14:paraId="50433CCC"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SRG IM Equity</w:t>
            </w:r>
          </w:p>
        </w:tc>
        <w:tc>
          <w:tcPr>
            <w:tcW w:w="628" w:type="pct"/>
            <w:tcBorders>
              <w:top w:val="nil"/>
              <w:left w:val="nil"/>
              <w:bottom w:val="nil"/>
              <w:right w:val="nil"/>
            </w:tcBorders>
            <w:vAlign w:val="center"/>
            <w:hideMark/>
          </w:tcPr>
          <w:p w14:paraId="3E804C8E"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12.5</w:t>
            </w:r>
          </w:p>
        </w:tc>
        <w:tc>
          <w:tcPr>
            <w:tcW w:w="826" w:type="pct"/>
            <w:tcBorders>
              <w:top w:val="nil"/>
              <w:left w:val="nil"/>
              <w:bottom w:val="nil"/>
              <w:right w:val="nil"/>
            </w:tcBorders>
            <w:vAlign w:val="center"/>
            <w:hideMark/>
          </w:tcPr>
          <w:p w14:paraId="5B05B36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5.5</w:t>
            </w:r>
          </w:p>
        </w:tc>
        <w:tc>
          <w:tcPr>
            <w:tcW w:w="724" w:type="pct"/>
            <w:tcBorders>
              <w:top w:val="nil"/>
              <w:left w:val="nil"/>
              <w:bottom w:val="nil"/>
              <w:right w:val="nil"/>
            </w:tcBorders>
            <w:vAlign w:val="center"/>
            <w:hideMark/>
          </w:tcPr>
          <w:p w14:paraId="04BFA19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0.1</w:t>
            </w:r>
          </w:p>
        </w:tc>
        <w:tc>
          <w:tcPr>
            <w:tcW w:w="619" w:type="pct"/>
            <w:tcBorders>
              <w:top w:val="nil"/>
              <w:left w:val="nil"/>
              <w:bottom w:val="nil"/>
              <w:right w:val="nil"/>
            </w:tcBorders>
            <w:vAlign w:val="center"/>
            <w:hideMark/>
          </w:tcPr>
          <w:p w14:paraId="46A7531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5.5</w:t>
            </w:r>
          </w:p>
        </w:tc>
        <w:tc>
          <w:tcPr>
            <w:tcW w:w="619" w:type="pct"/>
            <w:tcBorders>
              <w:top w:val="nil"/>
              <w:left w:val="nil"/>
              <w:bottom w:val="nil"/>
              <w:right w:val="nil"/>
            </w:tcBorders>
            <w:vAlign w:val="center"/>
            <w:hideMark/>
          </w:tcPr>
          <w:p w14:paraId="1C2C1B9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16.28</w:t>
            </w:r>
          </w:p>
        </w:tc>
        <w:tc>
          <w:tcPr>
            <w:tcW w:w="536" w:type="pct"/>
            <w:tcBorders>
              <w:top w:val="nil"/>
              <w:left w:val="nil"/>
              <w:bottom w:val="nil"/>
              <w:right w:val="nil"/>
            </w:tcBorders>
            <w:vAlign w:val="center"/>
            <w:hideMark/>
          </w:tcPr>
          <w:p w14:paraId="632A143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4.81</w:t>
            </w:r>
          </w:p>
        </w:tc>
      </w:tr>
      <w:tr w:rsidR="00F61A78" w:rsidRPr="00F61A78" w14:paraId="66D11483" w14:textId="77777777" w:rsidTr="00B45B58">
        <w:trPr>
          <w:trHeight w:val="340"/>
        </w:trPr>
        <w:tc>
          <w:tcPr>
            <w:tcW w:w="1049" w:type="pct"/>
            <w:tcBorders>
              <w:top w:val="nil"/>
              <w:left w:val="nil"/>
              <w:bottom w:val="nil"/>
              <w:right w:val="nil"/>
            </w:tcBorders>
            <w:vAlign w:val="center"/>
            <w:hideMark/>
          </w:tcPr>
          <w:p w14:paraId="120F8332"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ULBI US Equity</w:t>
            </w:r>
          </w:p>
        </w:tc>
        <w:tc>
          <w:tcPr>
            <w:tcW w:w="628" w:type="pct"/>
            <w:tcBorders>
              <w:top w:val="nil"/>
              <w:left w:val="nil"/>
              <w:bottom w:val="nil"/>
              <w:right w:val="nil"/>
            </w:tcBorders>
            <w:vAlign w:val="center"/>
            <w:hideMark/>
          </w:tcPr>
          <w:p w14:paraId="7828D6A6"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13.47</w:t>
            </w:r>
          </w:p>
        </w:tc>
        <w:tc>
          <w:tcPr>
            <w:tcW w:w="826" w:type="pct"/>
            <w:tcBorders>
              <w:top w:val="nil"/>
              <w:left w:val="nil"/>
              <w:bottom w:val="nil"/>
              <w:right w:val="nil"/>
            </w:tcBorders>
            <w:vAlign w:val="center"/>
            <w:hideMark/>
          </w:tcPr>
          <w:p w14:paraId="51BF9511"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2.61</w:t>
            </w:r>
          </w:p>
        </w:tc>
        <w:tc>
          <w:tcPr>
            <w:tcW w:w="724" w:type="pct"/>
            <w:tcBorders>
              <w:top w:val="nil"/>
              <w:left w:val="nil"/>
              <w:bottom w:val="nil"/>
              <w:right w:val="nil"/>
            </w:tcBorders>
            <w:vAlign w:val="center"/>
            <w:hideMark/>
          </w:tcPr>
          <w:p w14:paraId="3DC6834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0.05</w:t>
            </w:r>
          </w:p>
        </w:tc>
        <w:tc>
          <w:tcPr>
            <w:tcW w:w="619" w:type="pct"/>
            <w:tcBorders>
              <w:top w:val="nil"/>
              <w:left w:val="nil"/>
              <w:bottom w:val="nil"/>
              <w:right w:val="nil"/>
            </w:tcBorders>
            <w:vAlign w:val="center"/>
            <w:hideMark/>
          </w:tcPr>
          <w:p w14:paraId="03A6BC9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2.61</w:t>
            </w:r>
          </w:p>
        </w:tc>
        <w:tc>
          <w:tcPr>
            <w:tcW w:w="619" w:type="pct"/>
            <w:tcBorders>
              <w:top w:val="nil"/>
              <w:left w:val="nil"/>
              <w:bottom w:val="nil"/>
              <w:right w:val="nil"/>
            </w:tcBorders>
            <w:vAlign w:val="center"/>
            <w:hideMark/>
          </w:tcPr>
          <w:p w14:paraId="2E9DD47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3.99</w:t>
            </w:r>
          </w:p>
        </w:tc>
        <w:tc>
          <w:tcPr>
            <w:tcW w:w="536" w:type="pct"/>
            <w:tcBorders>
              <w:top w:val="nil"/>
              <w:left w:val="nil"/>
              <w:bottom w:val="nil"/>
              <w:right w:val="nil"/>
            </w:tcBorders>
            <w:vAlign w:val="center"/>
            <w:hideMark/>
          </w:tcPr>
          <w:p w14:paraId="77ED548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2.19</w:t>
            </w:r>
          </w:p>
        </w:tc>
      </w:tr>
      <w:tr w:rsidR="00F61A78" w:rsidRPr="00F61A78" w14:paraId="5CE2CFC9" w14:textId="77777777" w:rsidTr="00B45B58">
        <w:trPr>
          <w:trHeight w:val="340"/>
        </w:trPr>
        <w:tc>
          <w:tcPr>
            <w:tcW w:w="1049" w:type="pct"/>
            <w:tcBorders>
              <w:top w:val="nil"/>
              <w:left w:val="nil"/>
              <w:bottom w:val="nil"/>
              <w:right w:val="nil"/>
            </w:tcBorders>
            <w:vAlign w:val="center"/>
            <w:hideMark/>
          </w:tcPr>
          <w:p w14:paraId="7E0CD275"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TTE FP Equity</w:t>
            </w:r>
          </w:p>
        </w:tc>
        <w:tc>
          <w:tcPr>
            <w:tcW w:w="628" w:type="pct"/>
            <w:tcBorders>
              <w:top w:val="nil"/>
              <w:left w:val="nil"/>
              <w:bottom w:val="nil"/>
              <w:right w:val="nil"/>
            </w:tcBorders>
            <w:vAlign w:val="center"/>
            <w:hideMark/>
          </w:tcPr>
          <w:p w14:paraId="4CF2CFC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5.76</w:t>
            </w:r>
          </w:p>
        </w:tc>
        <w:tc>
          <w:tcPr>
            <w:tcW w:w="826" w:type="pct"/>
            <w:tcBorders>
              <w:top w:val="nil"/>
              <w:left w:val="nil"/>
              <w:bottom w:val="nil"/>
              <w:right w:val="nil"/>
            </w:tcBorders>
            <w:vAlign w:val="center"/>
            <w:hideMark/>
          </w:tcPr>
          <w:p w14:paraId="1A1A207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4.47</w:t>
            </w:r>
          </w:p>
        </w:tc>
        <w:tc>
          <w:tcPr>
            <w:tcW w:w="724" w:type="pct"/>
            <w:tcBorders>
              <w:top w:val="nil"/>
              <w:left w:val="nil"/>
              <w:bottom w:val="nil"/>
              <w:right w:val="nil"/>
            </w:tcBorders>
            <w:vAlign w:val="center"/>
            <w:hideMark/>
          </w:tcPr>
          <w:p w14:paraId="775C7C4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1.73</w:t>
            </w:r>
          </w:p>
        </w:tc>
        <w:tc>
          <w:tcPr>
            <w:tcW w:w="619" w:type="pct"/>
            <w:tcBorders>
              <w:top w:val="nil"/>
              <w:left w:val="nil"/>
              <w:bottom w:val="nil"/>
              <w:right w:val="nil"/>
            </w:tcBorders>
            <w:vAlign w:val="center"/>
            <w:hideMark/>
          </w:tcPr>
          <w:p w14:paraId="3217893B"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4.47</w:t>
            </w:r>
          </w:p>
        </w:tc>
        <w:tc>
          <w:tcPr>
            <w:tcW w:w="619" w:type="pct"/>
            <w:tcBorders>
              <w:top w:val="nil"/>
              <w:left w:val="nil"/>
              <w:bottom w:val="nil"/>
              <w:right w:val="nil"/>
            </w:tcBorders>
            <w:vAlign w:val="center"/>
            <w:hideMark/>
          </w:tcPr>
          <w:p w14:paraId="4BF8582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10.93</w:t>
            </w:r>
          </w:p>
        </w:tc>
        <w:tc>
          <w:tcPr>
            <w:tcW w:w="536" w:type="pct"/>
            <w:tcBorders>
              <w:top w:val="nil"/>
              <w:left w:val="nil"/>
              <w:bottom w:val="nil"/>
              <w:right w:val="nil"/>
            </w:tcBorders>
            <w:vAlign w:val="center"/>
            <w:hideMark/>
          </w:tcPr>
          <w:p w14:paraId="115AA118"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6.92</w:t>
            </w:r>
          </w:p>
        </w:tc>
      </w:tr>
      <w:tr w:rsidR="00F61A78" w:rsidRPr="00F61A78" w14:paraId="12BE7B15" w14:textId="77777777" w:rsidTr="00B45B58">
        <w:trPr>
          <w:trHeight w:val="340"/>
        </w:trPr>
        <w:tc>
          <w:tcPr>
            <w:tcW w:w="1049" w:type="pct"/>
            <w:tcBorders>
              <w:top w:val="nil"/>
              <w:left w:val="nil"/>
              <w:bottom w:val="nil"/>
              <w:right w:val="nil"/>
            </w:tcBorders>
            <w:vAlign w:val="center"/>
            <w:hideMark/>
          </w:tcPr>
          <w:p w14:paraId="044A4976"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AMRC US Equity</w:t>
            </w:r>
          </w:p>
        </w:tc>
        <w:tc>
          <w:tcPr>
            <w:tcW w:w="628" w:type="pct"/>
            <w:tcBorders>
              <w:top w:val="nil"/>
              <w:left w:val="nil"/>
              <w:bottom w:val="nil"/>
              <w:right w:val="nil"/>
            </w:tcBorders>
            <w:vAlign w:val="center"/>
            <w:hideMark/>
          </w:tcPr>
          <w:p w14:paraId="30F0D583"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15.9</w:t>
            </w:r>
          </w:p>
        </w:tc>
        <w:tc>
          <w:tcPr>
            <w:tcW w:w="826" w:type="pct"/>
            <w:tcBorders>
              <w:top w:val="nil"/>
              <w:left w:val="nil"/>
              <w:bottom w:val="nil"/>
              <w:right w:val="nil"/>
            </w:tcBorders>
            <w:vAlign w:val="center"/>
            <w:hideMark/>
          </w:tcPr>
          <w:p w14:paraId="223BCB6C"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1.36</w:t>
            </w:r>
          </w:p>
        </w:tc>
        <w:tc>
          <w:tcPr>
            <w:tcW w:w="724" w:type="pct"/>
            <w:tcBorders>
              <w:top w:val="nil"/>
              <w:left w:val="nil"/>
              <w:bottom w:val="nil"/>
              <w:right w:val="nil"/>
            </w:tcBorders>
            <w:vAlign w:val="center"/>
            <w:hideMark/>
          </w:tcPr>
          <w:p w14:paraId="6AF7B6F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0.24</w:t>
            </w:r>
          </w:p>
        </w:tc>
        <w:tc>
          <w:tcPr>
            <w:tcW w:w="619" w:type="pct"/>
            <w:tcBorders>
              <w:top w:val="nil"/>
              <w:left w:val="nil"/>
              <w:bottom w:val="nil"/>
              <w:right w:val="nil"/>
            </w:tcBorders>
            <w:vAlign w:val="center"/>
            <w:hideMark/>
          </w:tcPr>
          <w:p w14:paraId="3C33F010"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1.36</w:t>
            </w:r>
          </w:p>
        </w:tc>
        <w:tc>
          <w:tcPr>
            <w:tcW w:w="619" w:type="pct"/>
            <w:tcBorders>
              <w:top w:val="nil"/>
              <w:left w:val="nil"/>
              <w:bottom w:val="nil"/>
              <w:right w:val="nil"/>
            </w:tcBorders>
            <w:vAlign w:val="center"/>
            <w:hideMark/>
          </w:tcPr>
          <w:p w14:paraId="2F8D5BB9"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5.66</w:t>
            </w:r>
          </w:p>
        </w:tc>
        <w:tc>
          <w:tcPr>
            <w:tcW w:w="536" w:type="pct"/>
            <w:tcBorders>
              <w:top w:val="nil"/>
              <w:left w:val="nil"/>
              <w:bottom w:val="nil"/>
              <w:right w:val="nil"/>
            </w:tcBorders>
            <w:vAlign w:val="center"/>
            <w:hideMark/>
          </w:tcPr>
          <w:p w14:paraId="5D048DBD"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1.66</w:t>
            </w:r>
          </w:p>
        </w:tc>
      </w:tr>
      <w:tr w:rsidR="00F61A78" w:rsidRPr="00F61A78" w14:paraId="0F71FF93" w14:textId="77777777" w:rsidTr="00B45B58">
        <w:trPr>
          <w:trHeight w:val="340"/>
        </w:trPr>
        <w:tc>
          <w:tcPr>
            <w:tcW w:w="1049" w:type="pct"/>
            <w:tcBorders>
              <w:top w:val="nil"/>
              <w:left w:val="nil"/>
              <w:bottom w:val="single" w:sz="4" w:space="0" w:color="auto"/>
              <w:right w:val="nil"/>
            </w:tcBorders>
            <w:vAlign w:val="center"/>
            <w:hideMark/>
          </w:tcPr>
          <w:p w14:paraId="30848BED" w14:textId="77777777" w:rsidR="00F61A78" w:rsidRPr="00F61A78" w:rsidRDefault="00F61A78" w:rsidP="00F61A78">
            <w:pPr>
              <w:spacing w:after="0" w:line="240" w:lineRule="auto"/>
              <w:rPr>
                <w:rFonts w:eastAsia="Times New Roman" w:cs="Times New Roman"/>
                <w:bCs/>
                <w:color w:val="000000"/>
                <w:kern w:val="0"/>
                <w:sz w:val="22"/>
                <w:szCs w:val="22"/>
                <w:lang w:val="en-US" w:eastAsia="en-US"/>
                <w14:ligatures w14:val="none"/>
              </w:rPr>
            </w:pPr>
            <w:r w:rsidRPr="00F61A78">
              <w:rPr>
                <w:rFonts w:eastAsia="Times New Roman" w:cs="Times New Roman"/>
                <w:bCs/>
                <w:color w:val="000000"/>
                <w:kern w:val="0"/>
                <w:sz w:val="22"/>
                <w:szCs w:val="22"/>
                <w:lang w:val="en-US" w:eastAsia="en-US"/>
                <w14:ligatures w14:val="none"/>
              </w:rPr>
              <w:t>SNX PW Equity</w:t>
            </w:r>
          </w:p>
        </w:tc>
        <w:tc>
          <w:tcPr>
            <w:tcW w:w="628" w:type="pct"/>
            <w:tcBorders>
              <w:top w:val="nil"/>
              <w:left w:val="nil"/>
              <w:bottom w:val="single" w:sz="4" w:space="0" w:color="auto"/>
              <w:right w:val="nil"/>
            </w:tcBorders>
            <w:vAlign w:val="center"/>
            <w:hideMark/>
          </w:tcPr>
          <w:p w14:paraId="67F8DEE2"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27.36</w:t>
            </w:r>
          </w:p>
        </w:tc>
        <w:tc>
          <w:tcPr>
            <w:tcW w:w="826" w:type="pct"/>
            <w:tcBorders>
              <w:top w:val="nil"/>
              <w:left w:val="nil"/>
              <w:bottom w:val="single" w:sz="4" w:space="0" w:color="auto"/>
              <w:right w:val="nil"/>
            </w:tcBorders>
            <w:vAlign w:val="center"/>
            <w:hideMark/>
          </w:tcPr>
          <w:p w14:paraId="518B717F"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-6.53</w:t>
            </w:r>
          </w:p>
        </w:tc>
        <w:tc>
          <w:tcPr>
            <w:tcW w:w="724" w:type="pct"/>
            <w:tcBorders>
              <w:top w:val="nil"/>
              <w:left w:val="nil"/>
              <w:bottom w:val="single" w:sz="4" w:space="0" w:color="auto"/>
              <w:right w:val="nil"/>
            </w:tcBorders>
            <w:vAlign w:val="center"/>
            <w:hideMark/>
          </w:tcPr>
          <w:p w14:paraId="6D8DF677"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-0.12</w:t>
            </w:r>
          </w:p>
        </w:tc>
        <w:tc>
          <w:tcPr>
            <w:tcW w:w="619" w:type="pct"/>
            <w:tcBorders>
              <w:top w:val="nil"/>
              <w:left w:val="nil"/>
              <w:bottom w:val="single" w:sz="4" w:space="0" w:color="auto"/>
              <w:right w:val="nil"/>
            </w:tcBorders>
            <w:vAlign w:val="center"/>
            <w:hideMark/>
          </w:tcPr>
          <w:p w14:paraId="7A35318E"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-6.53</w:t>
            </w:r>
          </w:p>
        </w:tc>
        <w:tc>
          <w:tcPr>
            <w:tcW w:w="619" w:type="pct"/>
            <w:tcBorders>
              <w:top w:val="nil"/>
              <w:left w:val="nil"/>
              <w:bottom w:val="single" w:sz="4" w:space="0" w:color="auto"/>
              <w:right w:val="nil"/>
            </w:tcBorders>
            <w:vAlign w:val="center"/>
            <w:hideMark/>
          </w:tcPr>
          <w:p w14:paraId="65BB1E3A"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-20.01</w:t>
            </w:r>
          </w:p>
        </w:tc>
        <w:tc>
          <w:tcPr>
            <w:tcW w:w="536" w:type="pct"/>
            <w:tcBorders>
              <w:top w:val="nil"/>
              <w:left w:val="nil"/>
              <w:bottom w:val="single" w:sz="4" w:space="0" w:color="auto"/>
              <w:right w:val="nil"/>
            </w:tcBorders>
            <w:vAlign w:val="center"/>
            <w:hideMark/>
          </w:tcPr>
          <w:p w14:paraId="56838AD5" w14:textId="77777777" w:rsidR="00F61A78" w:rsidRPr="00F61A78" w:rsidRDefault="00F61A78" w:rsidP="00F61A78">
            <w:pPr>
              <w:spacing w:after="0" w:line="240" w:lineRule="auto"/>
              <w:jc w:val="center"/>
              <w:rPr>
                <w:rFonts w:eastAsia="Times New Roman" w:cs="Times New Roman"/>
                <w:color w:val="000000"/>
                <w:kern w:val="0"/>
                <w:sz w:val="22"/>
                <w:szCs w:val="22"/>
                <w:lang w:val="en-US" w:eastAsia="en-US"/>
                <w14:ligatures w14:val="none"/>
              </w:rPr>
            </w:pPr>
            <w:r w:rsidRPr="00F61A78">
              <w:rPr>
                <w:rFonts w:eastAsia="Times New Roman" w:cs="Times New Roman"/>
                <w:color w:val="000000"/>
                <w:kern w:val="0"/>
                <w:sz w:val="22"/>
                <w:szCs w:val="22"/>
                <w:lang w:val="en-US" w:eastAsia="en-US"/>
                <w14:ligatures w14:val="none"/>
              </w:rPr>
              <w:t>1.88</w:t>
            </w:r>
          </w:p>
        </w:tc>
      </w:tr>
    </w:tbl>
    <w:p w14:paraId="236656FD" w14:textId="77777777" w:rsidR="00F61A78" w:rsidRPr="00F61A78" w:rsidRDefault="00F61A78" w:rsidP="00F61A78">
      <w:pPr>
        <w:spacing w:line="360" w:lineRule="auto"/>
        <w:rPr>
          <w:rFonts w:eastAsiaTheme="minorHAnsi"/>
          <w:kern w:val="0"/>
          <w:szCs w:val="22"/>
          <w:shd w:val="clear" w:color="auto" w:fill="FFFFFF"/>
          <w:lang w:val="en-US" w:eastAsia="en-US"/>
          <w14:ligatures w14:val="none"/>
        </w:rPr>
      </w:pPr>
      <w:r w:rsidRPr="00F61A78">
        <w:rPr>
          <w:rFonts w:eastAsiaTheme="minorHAnsi"/>
          <w:kern w:val="0"/>
          <w:szCs w:val="22"/>
          <w:shd w:val="clear" w:color="auto" w:fill="FFFFFF"/>
          <w:lang w:val="en-US" w:eastAsia="en-US"/>
          <w14:ligatures w14:val="none"/>
        </w:rPr>
        <w:lastRenderedPageBreak/>
        <w:t xml:space="preserve">Table 3 highlights significant differences in financial metrics for various companies in Q3 2025, notably the P/E Values with SNX PW Equity at 27.36 and TTE FP Equity at 5.76. FSLR US Equity leads </w:t>
      </w:r>
      <w:proofErr w:type="gramStart"/>
      <w:r w:rsidRPr="00F61A78">
        <w:rPr>
          <w:rFonts w:eastAsiaTheme="minorHAnsi"/>
          <w:kern w:val="0"/>
          <w:szCs w:val="22"/>
          <w:shd w:val="clear" w:color="auto" w:fill="FFFFFF"/>
          <w:lang w:val="en-US" w:eastAsia="en-US"/>
          <w14:ligatures w14:val="none"/>
        </w:rPr>
        <w:t>in</w:t>
      </w:r>
      <w:proofErr w:type="gramEnd"/>
      <w:r w:rsidRPr="00F61A78">
        <w:rPr>
          <w:rFonts w:eastAsiaTheme="minorHAnsi"/>
          <w:kern w:val="0"/>
          <w:szCs w:val="22"/>
          <w:shd w:val="clear" w:color="auto" w:fill="FFFFFF"/>
          <w:lang w:val="en-US" w:eastAsia="en-US"/>
          <w14:ligatures w14:val="none"/>
        </w:rPr>
        <w:t xml:space="preserve"> Market Capitalization at 11.06, while SNX PW Equity shows a negative valuation. Additionally, ROE varies among companies, reflecting different performance standards and shareholder return efficiencies.</w:t>
      </w:r>
    </w:p>
    <w:p w14:paraId="6D884F1D" w14:textId="77777777" w:rsidR="00F61A78" w:rsidRPr="00F61A78" w:rsidRDefault="00F61A78" w:rsidP="00F61A78">
      <w:pPr>
        <w:keepNext/>
        <w:keepLines/>
        <w:numPr>
          <w:ilvl w:val="0"/>
          <w:numId w:val="1"/>
        </w:numPr>
        <w:spacing w:before="240" w:after="0" w:line="360" w:lineRule="auto"/>
        <w:outlineLvl w:val="0"/>
        <w:rPr>
          <w:rFonts w:eastAsia="Times New Roman" w:cstheme="majorBidi"/>
          <w:b/>
          <w:color w:val="000000" w:themeColor="text1"/>
          <w:kern w:val="0"/>
          <w:sz w:val="28"/>
          <w:szCs w:val="32"/>
          <w:lang w:val="en-US" w:eastAsia="en-US"/>
          <w14:ligatures w14:val="none"/>
        </w:rPr>
      </w:pPr>
      <w:bookmarkStart w:id="25" w:name="_Toc213176064"/>
      <w:r w:rsidRPr="00F61A78">
        <w:rPr>
          <w:rFonts w:eastAsia="Times New Roman" w:cstheme="majorBidi"/>
          <w:b/>
          <w:color w:val="000000" w:themeColor="text1"/>
          <w:kern w:val="0"/>
          <w:sz w:val="28"/>
          <w:szCs w:val="32"/>
          <w:lang w:val="en-US" w:eastAsia="en-US"/>
          <w14:ligatures w14:val="none"/>
        </w:rPr>
        <w:t>Discussion</w:t>
      </w:r>
      <w:bookmarkEnd w:id="25"/>
    </w:p>
    <w:p w14:paraId="214FED05"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The analysis of the data shows a range of risk and performance levels among the firms. For risk, AMRC US Equity has the highest with a standard deviation equal to 6.15E-02 while TTE FP equity, showing lower risk and safer returns, has the lowest standard deviation equal to 1.33E-02. AMRC US Equity and ENS US Equity are firms that have high market betas, which implies market sensitivities (risk) and less stable returns, while SNX PW Equity and SRG IM equity is lower beta firms demonstrating strong resistance to changes in the market. Investors with conservative preferences will like TTE FP EQUITY for its low volatility while risk-seeking investors may choose a higher risk path with AMRC US Equity or ULBI US Equity for potentially higher returns in good markets but higher and substantial downside risk in bad markets, as demonstrated by firms such as FSLR US Equities and ENS US Equity.</w:t>
      </w:r>
    </w:p>
    <w:p w14:paraId="1244986F" w14:textId="77777777" w:rsidR="00F61A78" w:rsidRPr="00F61A78" w:rsidRDefault="00F61A78" w:rsidP="00F61A78">
      <w:pPr>
        <w:spacing w:line="360" w:lineRule="auto"/>
        <w:rPr>
          <w:rFonts w:eastAsia="Times New Roman" w:cs="Times New Roman"/>
          <w:kern w:val="0"/>
          <w:lang w:val="en-US" w:eastAsia="en-US"/>
          <w14:ligatures w14:val="none"/>
        </w:rPr>
      </w:pPr>
      <w:r w:rsidRPr="00F61A78">
        <w:rPr>
          <w:rFonts w:eastAsiaTheme="minorHAnsi"/>
          <w:kern w:val="0"/>
          <w:szCs w:val="22"/>
          <w:lang w:val="en-US" w:eastAsia="en-US"/>
          <w14:ligatures w14:val="none"/>
        </w:rPr>
        <w:t xml:space="preserve">Firms such as FSLR US Equity and ENS US Equity have had strong performance and profitability as represented by high ROA and ROE. SNX PW Equity is contrary to these firms, has a high P/E ratio at 27.36 (suggestion valuation of firm) negative actual returns, and low ESG scores at 1.88 demonstrating poor financial performance. </w:t>
      </w:r>
      <w:r w:rsidRPr="00F61A78">
        <w:rPr>
          <w:rFonts w:eastAsia="Times New Roman" w:cs="Times New Roman"/>
          <w:kern w:val="0"/>
          <w:lang w:val="en-US" w:eastAsia="en-US"/>
          <w14:ligatures w14:val="none"/>
        </w:rPr>
        <w:t>Higher ESG-rated firms like SIE GY Equity and TTE FP Equity emphasize sustainability and demonstrate superior performance.</w:t>
      </w:r>
    </w:p>
    <w:p w14:paraId="6C9895F7" w14:textId="77777777" w:rsidR="00F61A78" w:rsidRPr="00F61A78" w:rsidRDefault="00F61A78" w:rsidP="00F61A78">
      <w:pPr>
        <w:spacing w:line="360" w:lineRule="auto"/>
        <w:rPr>
          <w:rFonts w:eastAsiaTheme="minorHAnsi"/>
          <w:b/>
          <w:kern w:val="0"/>
          <w:szCs w:val="22"/>
          <w:lang w:val="en-US" w:eastAsia="en-US"/>
          <w14:ligatures w14:val="none"/>
        </w:rPr>
      </w:pPr>
    </w:p>
    <w:p w14:paraId="34BE150D" w14:textId="77777777" w:rsidR="00F61A78" w:rsidRPr="00F61A78" w:rsidRDefault="00F61A78" w:rsidP="00F61A78">
      <w:pPr>
        <w:keepNext/>
        <w:keepLines/>
        <w:spacing w:before="240" w:after="0" w:line="360" w:lineRule="auto"/>
        <w:outlineLvl w:val="0"/>
        <w:rPr>
          <w:rFonts w:eastAsia="Times New Roman" w:cstheme="majorBidi"/>
          <w:b/>
          <w:color w:val="000000" w:themeColor="text1"/>
          <w:kern w:val="0"/>
          <w:sz w:val="28"/>
          <w:szCs w:val="32"/>
          <w:lang w:val="en-US" w:eastAsia="en-US"/>
          <w14:ligatures w14:val="none"/>
        </w:rPr>
      </w:pPr>
      <w:bookmarkStart w:id="26" w:name="_Toc213176065"/>
      <w:r w:rsidRPr="00F61A78">
        <w:rPr>
          <w:rFonts w:eastAsia="Times New Roman" w:cstheme="majorBidi"/>
          <w:b/>
          <w:color w:val="000000" w:themeColor="text1"/>
          <w:kern w:val="0"/>
          <w:sz w:val="28"/>
          <w:szCs w:val="32"/>
          <w:lang w:val="en-US" w:eastAsia="en-US"/>
          <w14:ligatures w14:val="none"/>
        </w:rPr>
        <w:t>7. Conclusion</w:t>
      </w:r>
      <w:bookmarkEnd w:id="26"/>
    </w:p>
    <w:p w14:paraId="7B3A51FC" w14:textId="77777777" w:rsidR="00F61A78" w:rsidRPr="00F61A78" w:rsidRDefault="00F61A78" w:rsidP="00F61A78">
      <w:pPr>
        <w:spacing w:line="360" w:lineRule="auto"/>
        <w:rPr>
          <w:rFonts w:eastAsiaTheme="minorHAnsi"/>
          <w:kern w:val="0"/>
          <w:szCs w:val="22"/>
          <w:lang w:val="en-US" w:eastAsia="en-US"/>
          <w14:ligatures w14:val="none"/>
        </w:rPr>
      </w:pPr>
      <w:r w:rsidRPr="00F61A78">
        <w:rPr>
          <w:rFonts w:eastAsiaTheme="minorHAnsi"/>
          <w:kern w:val="0"/>
          <w:szCs w:val="22"/>
          <w:lang w:val="en-US" w:eastAsia="en-US"/>
          <w14:ligatures w14:val="none"/>
        </w:rPr>
        <w:t xml:space="preserve">In banking and finance performance evaluations, several aspects of risk and return are considerably different among firms. High-performing firms such as FSLR US Equity and ENS US Equity show relatively high returns with high risk/volatility, while TTE FP Equity and SNX PW Equity provide more moderate returns with lower risk/volatility, inviting risk-averse investors to engage. Furthermore, firms with ESG ratings above the sector average, such as SIE GY Equity and TTE FP Equity, show a positive association with financial performance </w:t>
      </w:r>
      <w:r w:rsidRPr="00F61A78">
        <w:rPr>
          <w:rFonts w:eastAsiaTheme="minorHAnsi"/>
          <w:kern w:val="0"/>
          <w:szCs w:val="22"/>
          <w:lang w:val="en-US" w:eastAsia="en-US"/>
          <w14:ligatures w14:val="none"/>
        </w:rPr>
        <w:lastRenderedPageBreak/>
        <w:t>and developing sustainability initiatives. These observations provide valuable metrics for investors to assess performance, risk, returns, and overall portfolio diversification.</w:t>
      </w:r>
    </w:p>
    <w:p w14:paraId="07682E94" w14:textId="77777777" w:rsidR="00F61A78" w:rsidRPr="00F61A78" w:rsidRDefault="00F61A78" w:rsidP="00F61A78">
      <w:pPr>
        <w:keepNext/>
        <w:keepLines/>
        <w:spacing w:before="240" w:after="0" w:line="360" w:lineRule="auto"/>
        <w:outlineLvl w:val="0"/>
        <w:rPr>
          <w:rFonts w:eastAsia="Times New Roman" w:cstheme="majorBidi"/>
          <w:b/>
          <w:color w:val="000000" w:themeColor="text1"/>
          <w:kern w:val="0"/>
          <w:sz w:val="28"/>
          <w:szCs w:val="32"/>
          <w:lang w:val="en-US" w:eastAsia="en-US"/>
          <w14:ligatures w14:val="none"/>
        </w:rPr>
      </w:pPr>
      <w:bookmarkStart w:id="27" w:name="_Toc213176066"/>
      <w:r w:rsidRPr="00F61A78">
        <w:rPr>
          <w:rFonts w:eastAsia="Times New Roman" w:cstheme="majorBidi"/>
          <w:b/>
          <w:color w:val="000000" w:themeColor="text1"/>
          <w:kern w:val="0"/>
          <w:sz w:val="28"/>
          <w:szCs w:val="32"/>
          <w:lang w:val="en-US" w:eastAsia="en-US"/>
          <w14:ligatures w14:val="none"/>
        </w:rPr>
        <w:t>8. References</w:t>
      </w:r>
      <w:bookmarkEnd w:id="27"/>
    </w:p>
    <w:p w14:paraId="2FE71979" w14:textId="77777777" w:rsidR="00F61A78" w:rsidRPr="00F61A78" w:rsidRDefault="00F61A78" w:rsidP="00F61A78">
      <w:pPr>
        <w:spacing w:line="360" w:lineRule="auto"/>
        <w:ind w:left="720" w:hanging="720"/>
        <w:rPr>
          <w:rFonts w:eastAsiaTheme="minorHAnsi"/>
          <w:color w:val="467886" w:themeColor="hyperlink"/>
          <w:kern w:val="0"/>
          <w:u w:val="single"/>
          <w:lang w:val="en-US" w:eastAsia="en-US"/>
          <w14:ligatures w14:val="none"/>
        </w:rPr>
      </w:pPr>
      <w:r w:rsidRPr="00F61A78">
        <w:rPr>
          <w:rFonts w:eastAsiaTheme="minorHAnsi" w:cs="Times New Roman"/>
          <w:color w:val="222222"/>
          <w:kern w:val="0"/>
          <w:shd w:val="clear" w:color="auto" w:fill="FFFFFF"/>
          <w:lang w:val="en-US" w:eastAsia="en-US"/>
          <w14:ligatures w14:val="none"/>
        </w:rPr>
        <w:t>Allen, F., Brealey, R. A., &amp; Myers, S. C. (2011). </w:t>
      </w:r>
      <w:r w:rsidRPr="00F61A78">
        <w:rPr>
          <w:rFonts w:eastAsiaTheme="minorHAnsi" w:cs="Times New Roman"/>
          <w:i/>
          <w:iCs/>
          <w:color w:val="222222"/>
          <w:kern w:val="0"/>
          <w:shd w:val="clear" w:color="auto" w:fill="FFFFFF"/>
          <w:lang w:val="en-US" w:eastAsia="en-US"/>
          <w14:ligatures w14:val="none"/>
        </w:rPr>
        <w:t>Principles of corporate finance</w:t>
      </w:r>
      <w:r w:rsidRPr="00F61A78">
        <w:rPr>
          <w:rFonts w:eastAsiaTheme="minorHAnsi" w:cs="Times New Roman"/>
          <w:color w:val="222222"/>
          <w:kern w:val="0"/>
          <w:shd w:val="clear" w:color="auto" w:fill="FFFFFF"/>
          <w:lang w:val="en-US" w:eastAsia="en-US"/>
          <w14:ligatures w14:val="none"/>
        </w:rPr>
        <w:t xml:space="preserve"> (p. 1043). New York: McGraw-Hill/Irwin. </w:t>
      </w:r>
      <w:hyperlink r:id="rId18" w:history="1">
        <w:r w:rsidRPr="00F61A78">
          <w:rPr>
            <w:rFonts w:eastAsiaTheme="minorHAnsi" w:cs="Times New Roman"/>
            <w:color w:val="467886" w:themeColor="hyperlink"/>
            <w:kern w:val="0"/>
            <w:u w:val="single"/>
            <w:shd w:val="clear" w:color="auto" w:fill="FFFFFF"/>
            <w:lang w:val="en-US" w:eastAsia="en-US"/>
            <w14:ligatures w14:val="none"/>
          </w:rPr>
          <w:t>https://epage.pub/doc/principles-of-corporate-finance-10th-edition-y4gnrjxon1</w:t>
        </w:r>
      </w:hyperlink>
    </w:p>
    <w:p w14:paraId="4FC8F5BF" w14:textId="77777777" w:rsidR="00F61A78" w:rsidRPr="00F61A78" w:rsidRDefault="00F61A78" w:rsidP="00F61A78">
      <w:pPr>
        <w:spacing w:line="360" w:lineRule="auto"/>
        <w:ind w:left="720" w:hanging="720"/>
        <w:rPr>
          <w:rFonts w:eastAsiaTheme="minorHAnsi"/>
          <w:color w:val="222222"/>
          <w:kern w:val="0"/>
          <w:sz w:val="20"/>
          <w:szCs w:val="20"/>
          <w:lang w:val="en-US" w:eastAsia="en-US"/>
          <w14:ligatures w14:val="none"/>
        </w:rPr>
      </w:pPr>
      <w:r w:rsidRPr="00F61A78">
        <w:rPr>
          <w:rFonts w:eastAsiaTheme="minorHAnsi" w:cs="Times New Roman"/>
          <w:color w:val="222222"/>
          <w:kern w:val="0"/>
          <w:shd w:val="clear" w:color="auto" w:fill="FFFFFF"/>
          <w:lang w:val="en-US" w:eastAsia="en-US"/>
          <w14:ligatures w14:val="none"/>
        </w:rPr>
        <w:t>Brooks, C. (2014). </w:t>
      </w:r>
      <w:r w:rsidRPr="00F61A78">
        <w:rPr>
          <w:rFonts w:eastAsiaTheme="minorHAnsi" w:cs="Times New Roman"/>
          <w:i/>
          <w:iCs/>
          <w:color w:val="222222"/>
          <w:kern w:val="0"/>
          <w:shd w:val="clear" w:color="auto" w:fill="FFFFFF"/>
          <w:lang w:val="en-US" w:eastAsia="en-US"/>
          <w14:ligatures w14:val="none"/>
        </w:rPr>
        <w:t>Introductory econometrics for finance</w:t>
      </w:r>
      <w:r w:rsidRPr="00F61A78">
        <w:rPr>
          <w:rFonts w:eastAsiaTheme="minorHAnsi" w:cs="Times New Roman"/>
          <w:color w:val="222222"/>
          <w:kern w:val="0"/>
          <w:shd w:val="clear" w:color="auto" w:fill="FFFFFF"/>
          <w:lang w:val="en-US" w:eastAsia="en-US"/>
          <w14:ligatures w14:val="none"/>
        </w:rPr>
        <w:t xml:space="preserve">. Cambridge university press.  </w:t>
      </w:r>
      <w:hyperlink r:id="rId19" w:history="1">
        <w:r w:rsidRPr="00F61A78">
          <w:rPr>
            <w:rFonts w:eastAsiaTheme="minorHAnsi" w:cs="Times New Roman"/>
            <w:color w:val="467886" w:themeColor="hyperlink"/>
            <w:kern w:val="0"/>
            <w:u w:val="single"/>
            <w:shd w:val="clear" w:color="auto" w:fill="FFFFFF"/>
            <w:lang w:val="en-US" w:eastAsia="en-US"/>
            <w14:ligatures w14:val="none"/>
          </w:rPr>
          <w:t>https://books.google.com/books?hl=en&amp;lr=&amp;id=qTE4AwAAQBAJ&amp;oi=fnd&amp;pg=PR12&amp;dq=Brooks,+C.+(2019).+Introductory+Econometrics+for+Finance+(5th+ed.).+Cambridge+University+Press.&amp;ots=C1scp613GH&amp;sig=Hg4EWXDmjMouxUCRIZTDjRpWaRM</w:t>
        </w:r>
      </w:hyperlink>
    </w:p>
    <w:p w14:paraId="6B888277" w14:textId="77777777" w:rsidR="00F61A78" w:rsidRPr="00F61A78" w:rsidRDefault="00F61A78" w:rsidP="00F61A78">
      <w:pPr>
        <w:spacing w:line="360" w:lineRule="auto"/>
        <w:ind w:left="720" w:hanging="720"/>
        <w:rPr>
          <w:rFonts w:eastAsiaTheme="minorHAnsi" w:cs="Times New Roman"/>
          <w:kern w:val="0"/>
          <w:lang w:val="fr-FR" w:eastAsia="en-US"/>
          <w14:ligatures w14:val="none"/>
        </w:rPr>
      </w:pPr>
      <w:r w:rsidRPr="00F61A78">
        <w:rPr>
          <w:rFonts w:eastAsiaTheme="minorHAnsi" w:cs="Times New Roman"/>
          <w:kern w:val="0"/>
          <w:lang w:val="en-US" w:eastAsia="en-US"/>
          <w14:ligatures w14:val="none"/>
        </w:rPr>
        <w:t xml:space="preserve">Deepakshi, M., Kamboj, M. G., Kaur, M. T., Garima, M., &amp; Kaur, N. Studying the Share Price Determinants with Regard to EPS, Cash Flows, Market Capitalization, PE Ratio and ROCE for Seeing their Impact on Market Price Per Share for last 10 Years Ending March 31st </w:t>
      </w:r>
      <w:proofErr w:type="spellStart"/>
      <w:r w:rsidRPr="00F61A78">
        <w:rPr>
          <w:rFonts w:eastAsiaTheme="minorHAnsi" w:cs="Times New Roman"/>
          <w:kern w:val="0"/>
          <w:lang w:val="en-US" w:eastAsia="en-US"/>
          <w14:ligatures w14:val="none"/>
        </w:rPr>
        <w:t>ie</w:t>
      </w:r>
      <w:proofErr w:type="spellEnd"/>
      <w:r w:rsidRPr="00F61A78">
        <w:rPr>
          <w:rFonts w:eastAsiaTheme="minorHAnsi" w:cs="Times New Roman"/>
          <w:kern w:val="0"/>
          <w:lang w:val="en-US" w:eastAsia="en-US"/>
          <w14:ligatures w14:val="none"/>
        </w:rPr>
        <w:t xml:space="preserve"> (2015-2024). </w:t>
      </w:r>
      <w:hyperlink r:id="rId20" w:history="1">
        <w:r w:rsidRPr="00F61A78">
          <w:rPr>
            <w:rFonts w:eastAsiaTheme="minorHAnsi" w:cs="Times New Roman"/>
            <w:color w:val="467886" w:themeColor="hyperlink"/>
            <w:kern w:val="0"/>
            <w:u w:val="single"/>
            <w:lang w:val="fr-FR" w:eastAsia="en-US"/>
            <w14:ligatures w14:val="none"/>
          </w:rPr>
          <w:t>https://ijnrefm.com/wp-content/uploads/2025/04/ijnrefm-vol-3-issue2-144.pdf</w:t>
        </w:r>
      </w:hyperlink>
    </w:p>
    <w:p w14:paraId="6F020684" w14:textId="77777777" w:rsidR="00F61A78" w:rsidRPr="00F61A78" w:rsidRDefault="00F61A78" w:rsidP="00F61A78">
      <w:pPr>
        <w:spacing w:line="360" w:lineRule="auto"/>
        <w:ind w:left="720" w:hanging="720"/>
        <w:rPr>
          <w:rFonts w:eastAsiaTheme="minorHAnsi" w:cs="Times New Roman"/>
          <w:color w:val="222222"/>
          <w:kern w:val="0"/>
          <w:shd w:val="clear" w:color="auto" w:fill="FFFFFF"/>
          <w:lang w:val="en-US" w:eastAsia="en-US"/>
          <w14:ligatures w14:val="none"/>
        </w:rPr>
      </w:pPr>
      <w:proofErr w:type="spellStart"/>
      <w:r w:rsidRPr="00F61A78">
        <w:rPr>
          <w:rFonts w:eastAsiaTheme="minorHAnsi" w:cs="Times New Roman"/>
          <w:color w:val="222222"/>
          <w:kern w:val="0"/>
          <w:shd w:val="clear" w:color="auto" w:fill="FFFFFF"/>
          <w:lang w:val="fr-FR" w:eastAsia="en-US"/>
          <w14:ligatures w14:val="none"/>
        </w:rPr>
        <w:t>Engle</w:t>
      </w:r>
      <w:proofErr w:type="spellEnd"/>
      <w:r w:rsidRPr="00F61A78">
        <w:rPr>
          <w:rFonts w:eastAsiaTheme="minorHAnsi" w:cs="Times New Roman"/>
          <w:color w:val="222222"/>
          <w:kern w:val="0"/>
          <w:shd w:val="clear" w:color="auto" w:fill="FFFFFF"/>
          <w:lang w:val="fr-FR" w:eastAsia="en-US"/>
          <w14:ligatures w14:val="none"/>
        </w:rPr>
        <w:t xml:space="preserve">, R. F., &amp; Granger, C. W. (1987). </w:t>
      </w:r>
      <w:r w:rsidRPr="00F61A78">
        <w:rPr>
          <w:rFonts w:eastAsiaTheme="minorHAnsi" w:cs="Times New Roman"/>
          <w:color w:val="222222"/>
          <w:kern w:val="0"/>
          <w:shd w:val="clear" w:color="auto" w:fill="FFFFFF"/>
          <w:lang w:val="en-US" w:eastAsia="en-US"/>
          <w14:ligatures w14:val="none"/>
        </w:rPr>
        <w:t>Co-integration and error correction: representation, estimation, and testing. </w:t>
      </w:r>
      <w:proofErr w:type="spellStart"/>
      <w:r w:rsidRPr="00F61A78">
        <w:rPr>
          <w:rFonts w:eastAsiaTheme="minorHAnsi" w:cs="Times New Roman"/>
          <w:i/>
          <w:iCs/>
          <w:color w:val="222222"/>
          <w:kern w:val="0"/>
          <w:shd w:val="clear" w:color="auto" w:fill="FFFFFF"/>
          <w:lang w:val="en-US" w:eastAsia="en-US"/>
          <w14:ligatures w14:val="none"/>
        </w:rPr>
        <w:t>Econometrica</w:t>
      </w:r>
      <w:proofErr w:type="spellEnd"/>
      <w:r w:rsidRPr="00F61A78">
        <w:rPr>
          <w:rFonts w:eastAsiaTheme="minorHAnsi" w:cs="Times New Roman"/>
          <w:i/>
          <w:iCs/>
          <w:color w:val="222222"/>
          <w:kern w:val="0"/>
          <w:shd w:val="clear" w:color="auto" w:fill="FFFFFF"/>
          <w:lang w:val="en-US" w:eastAsia="en-US"/>
          <w14:ligatures w14:val="none"/>
        </w:rPr>
        <w:t>: journal of the Econometric Society</w:t>
      </w:r>
      <w:r w:rsidRPr="00F61A78">
        <w:rPr>
          <w:rFonts w:eastAsiaTheme="minorHAnsi" w:cs="Times New Roman"/>
          <w:color w:val="222222"/>
          <w:kern w:val="0"/>
          <w:shd w:val="clear" w:color="auto" w:fill="FFFFFF"/>
          <w:lang w:val="en-US" w:eastAsia="en-US"/>
          <w14:ligatures w14:val="none"/>
        </w:rPr>
        <w:t xml:space="preserve">, 251-276. </w:t>
      </w:r>
      <w:hyperlink r:id="rId21" w:history="1">
        <w:r w:rsidRPr="00F61A78">
          <w:rPr>
            <w:rFonts w:eastAsiaTheme="minorHAnsi" w:cs="Times New Roman"/>
            <w:color w:val="467886" w:themeColor="hyperlink"/>
            <w:kern w:val="0"/>
            <w:u w:val="single"/>
            <w:shd w:val="clear" w:color="auto" w:fill="FFFFFF"/>
            <w:lang w:val="en-US" w:eastAsia="en-US"/>
            <w14:ligatures w14:val="none"/>
          </w:rPr>
          <w:t>https://www.jstor.org/stable/1913236</w:t>
        </w:r>
      </w:hyperlink>
    </w:p>
    <w:p w14:paraId="3BC0D663" w14:textId="77777777" w:rsidR="00F61A78" w:rsidRPr="00F61A78" w:rsidRDefault="00F61A78" w:rsidP="00F61A78">
      <w:pPr>
        <w:spacing w:line="360" w:lineRule="auto"/>
        <w:ind w:left="720" w:hanging="720"/>
        <w:rPr>
          <w:rFonts w:eastAsiaTheme="minorHAnsi" w:cs="Times New Roman"/>
          <w:color w:val="222222"/>
          <w:kern w:val="0"/>
          <w:shd w:val="clear" w:color="auto" w:fill="FFFFFF"/>
          <w:lang w:val="en-US" w:eastAsia="en-US"/>
          <w14:ligatures w14:val="none"/>
        </w:rPr>
      </w:pPr>
      <w:r w:rsidRPr="00F61A78">
        <w:rPr>
          <w:rFonts w:eastAsiaTheme="minorHAnsi" w:cs="Times New Roman"/>
          <w:color w:val="222222"/>
          <w:kern w:val="0"/>
          <w:shd w:val="clear" w:color="auto" w:fill="FFFFFF"/>
          <w:lang w:val="en-US" w:eastAsia="en-US"/>
          <w14:ligatures w14:val="none"/>
        </w:rPr>
        <w:t>Fama, E. F., &amp; French, K. R. (1993). Common risk factors in the returns on stocks and bonds. </w:t>
      </w:r>
      <w:r w:rsidRPr="00F61A78">
        <w:rPr>
          <w:rFonts w:eastAsiaTheme="minorHAnsi" w:cs="Times New Roman"/>
          <w:i/>
          <w:iCs/>
          <w:color w:val="222222"/>
          <w:kern w:val="0"/>
          <w:shd w:val="clear" w:color="auto" w:fill="FFFFFF"/>
          <w:lang w:val="en-US" w:eastAsia="en-US"/>
          <w14:ligatures w14:val="none"/>
        </w:rPr>
        <w:t xml:space="preserve">Journal of </w:t>
      </w:r>
      <w:proofErr w:type="gramStart"/>
      <w:r w:rsidRPr="00F61A78">
        <w:rPr>
          <w:rFonts w:eastAsiaTheme="minorHAnsi" w:cs="Times New Roman"/>
          <w:i/>
          <w:iCs/>
          <w:color w:val="222222"/>
          <w:kern w:val="0"/>
          <w:shd w:val="clear" w:color="auto" w:fill="FFFFFF"/>
          <w:lang w:val="en-US" w:eastAsia="en-US"/>
          <w14:ligatures w14:val="none"/>
        </w:rPr>
        <w:t>financial economics</w:t>
      </w:r>
      <w:proofErr w:type="gramEnd"/>
      <w:r w:rsidRPr="00F61A78">
        <w:rPr>
          <w:rFonts w:eastAsiaTheme="minorHAnsi" w:cs="Times New Roman"/>
          <w:color w:val="222222"/>
          <w:kern w:val="0"/>
          <w:shd w:val="clear" w:color="auto" w:fill="FFFFFF"/>
          <w:lang w:val="en-US" w:eastAsia="en-US"/>
          <w14:ligatures w14:val="none"/>
        </w:rPr>
        <w:t>, </w:t>
      </w:r>
      <w:r w:rsidRPr="00F61A78">
        <w:rPr>
          <w:rFonts w:eastAsiaTheme="minorHAnsi" w:cs="Times New Roman"/>
          <w:i/>
          <w:iCs/>
          <w:color w:val="222222"/>
          <w:kern w:val="0"/>
          <w:shd w:val="clear" w:color="auto" w:fill="FFFFFF"/>
          <w:lang w:val="en-US" w:eastAsia="en-US"/>
          <w14:ligatures w14:val="none"/>
        </w:rPr>
        <w:t>33</w:t>
      </w:r>
      <w:r w:rsidRPr="00F61A78">
        <w:rPr>
          <w:rFonts w:eastAsiaTheme="minorHAnsi" w:cs="Times New Roman"/>
          <w:color w:val="222222"/>
          <w:kern w:val="0"/>
          <w:shd w:val="clear" w:color="auto" w:fill="FFFFFF"/>
          <w:lang w:val="en-US" w:eastAsia="en-US"/>
          <w14:ligatures w14:val="none"/>
        </w:rPr>
        <w:t xml:space="preserve">(1), 3-56. </w:t>
      </w:r>
      <w:hyperlink r:id="rId22" w:history="1">
        <w:r w:rsidRPr="00F61A78">
          <w:rPr>
            <w:rFonts w:eastAsiaTheme="minorHAnsi" w:cs="Times New Roman"/>
            <w:color w:val="467886" w:themeColor="hyperlink"/>
            <w:kern w:val="0"/>
            <w:u w:val="single"/>
            <w:shd w:val="clear" w:color="auto" w:fill="FFFFFF"/>
            <w:lang w:val="en-US" w:eastAsia="en-US"/>
            <w14:ligatures w14:val="none"/>
          </w:rPr>
          <w:t>https://www.sciencedirect.com/science/article/pii/0304405X93900235</w:t>
        </w:r>
      </w:hyperlink>
    </w:p>
    <w:p w14:paraId="6FED651C" w14:textId="77777777" w:rsidR="00F61A78" w:rsidRPr="00F61A78" w:rsidRDefault="00F61A78" w:rsidP="00F61A78">
      <w:pPr>
        <w:spacing w:line="360" w:lineRule="auto"/>
        <w:ind w:left="720" w:hanging="720"/>
        <w:rPr>
          <w:rFonts w:eastAsiaTheme="minorHAnsi" w:cs="Times New Roman"/>
          <w:kern w:val="0"/>
          <w:lang w:val="en-US" w:eastAsia="en-US"/>
          <w14:ligatures w14:val="none"/>
        </w:rPr>
      </w:pPr>
      <w:r w:rsidRPr="00F61A78">
        <w:rPr>
          <w:rFonts w:eastAsiaTheme="minorHAnsi" w:cs="Times New Roman"/>
          <w:kern w:val="0"/>
          <w:lang w:val="en-US" w:eastAsia="en-US"/>
          <w14:ligatures w14:val="none"/>
        </w:rPr>
        <w:t xml:space="preserve">Goldstein, I. (2023). Information in financial markets and its real effects. Review of Finance, 27(1), 1-32. </w:t>
      </w:r>
      <w:hyperlink r:id="rId23" w:history="1">
        <w:r w:rsidRPr="00F61A78">
          <w:rPr>
            <w:rFonts w:eastAsiaTheme="minorHAnsi" w:cs="Times New Roman"/>
            <w:color w:val="467886" w:themeColor="hyperlink"/>
            <w:kern w:val="0"/>
            <w:u w:val="single"/>
            <w:lang w:val="en-US" w:eastAsia="en-US"/>
            <w14:ligatures w14:val="none"/>
          </w:rPr>
          <w:t>https://academic.oup.com/rof/article-abstract/27/1/1/6659542</w:t>
        </w:r>
      </w:hyperlink>
    </w:p>
    <w:p w14:paraId="014CD884" w14:textId="77777777" w:rsidR="00F61A78" w:rsidRPr="00F61A78" w:rsidRDefault="00F61A78" w:rsidP="00F61A78">
      <w:pPr>
        <w:spacing w:line="360" w:lineRule="auto"/>
        <w:ind w:left="720" w:hanging="720"/>
        <w:rPr>
          <w:rFonts w:eastAsiaTheme="minorHAnsi" w:cs="Times New Roman"/>
          <w:color w:val="222222"/>
          <w:kern w:val="0"/>
          <w:sz w:val="20"/>
          <w:szCs w:val="20"/>
          <w:shd w:val="clear" w:color="auto" w:fill="FFFFFF"/>
          <w:lang w:val="en-US" w:eastAsia="en-US"/>
          <w14:ligatures w14:val="none"/>
        </w:rPr>
      </w:pPr>
      <w:r w:rsidRPr="00F61A78">
        <w:rPr>
          <w:rFonts w:eastAsiaTheme="minorHAnsi" w:cs="Times New Roman"/>
          <w:color w:val="222222"/>
          <w:kern w:val="0"/>
          <w:sz w:val="20"/>
          <w:szCs w:val="20"/>
          <w:shd w:val="clear" w:color="auto" w:fill="FFFFFF"/>
          <w:lang w:val="en-US" w:eastAsia="en-US"/>
          <w14:ligatures w14:val="none"/>
        </w:rPr>
        <w:t>Gomez, C. (2008). </w:t>
      </w:r>
      <w:r w:rsidRPr="00F61A78">
        <w:rPr>
          <w:rFonts w:eastAsiaTheme="minorHAnsi" w:cs="Times New Roman"/>
          <w:i/>
          <w:iCs/>
          <w:color w:val="222222"/>
          <w:kern w:val="0"/>
          <w:sz w:val="20"/>
          <w:szCs w:val="20"/>
          <w:shd w:val="clear" w:color="auto" w:fill="FFFFFF"/>
          <w:lang w:val="en-US" w:eastAsia="en-US"/>
          <w14:ligatures w14:val="none"/>
        </w:rPr>
        <w:t>Financial markets, institutions, and financial services</w:t>
      </w:r>
      <w:r w:rsidRPr="00F61A78">
        <w:rPr>
          <w:rFonts w:eastAsiaTheme="minorHAnsi" w:cs="Times New Roman"/>
          <w:color w:val="222222"/>
          <w:kern w:val="0"/>
          <w:sz w:val="20"/>
          <w:szCs w:val="20"/>
          <w:shd w:val="clear" w:color="auto" w:fill="FFFFFF"/>
          <w:lang w:val="en-US" w:eastAsia="en-US"/>
          <w14:ligatures w14:val="none"/>
        </w:rPr>
        <w:t xml:space="preserve">. PHI Learning Pvt. Ltd. </w:t>
      </w:r>
      <w:hyperlink r:id="rId24" w:history="1">
        <w:r w:rsidRPr="00F61A78">
          <w:rPr>
            <w:rFonts w:eastAsiaTheme="minorHAnsi" w:cs="Times New Roman"/>
            <w:color w:val="467886" w:themeColor="hyperlink"/>
            <w:kern w:val="0"/>
            <w:sz w:val="20"/>
            <w:szCs w:val="20"/>
            <w:u w:val="single"/>
            <w:shd w:val="clear" w:color="auto" w:fill="FFFFFF"/>
            <w:lang w:val="en-US" w:eastAsia="en-US"/>
            <w14:ligatures w14:val="none"/>
          </w:rPr>
          <w:t>https://books.google.com/books?hl=en&amp;lr=&amp;id=qux6w5n366cC&amp;oi=fnd&amp;pg=PP1&amp;dq=+Financial+Institutions+and+Markets+(12th+ed.).+Cengage+Learning.&amp;ots=2B_eBTklGt&amp;sig=PLomhkJE0Y8i0Wtb6QdeKvxcBJ0</w:t>
        </w:r>
      </w:hyperlink>
    </w:p>
    <w:p w14:paraId="7C1ADE4C" w14:textId="77777777" w:rsidR="00F61A78" w:rsidRPr="00F61A78" w:rsidRDefault="00F61A78" w:rsidP="00F61A78">
      <w:pPr>
        <w:spacing w:line="360" w:lineRule="auto"/>
        <w:rPr>
          <w:rFonts w:eastAsiaTheme="minorHAnsi"/>
          <w:kern w:val="0"/>
          <w:szCs w:val="22"/>
          <w:lang w:val="en-US" w:eastAsia="en-US"/>
          <w14:ligatures w14:val="none"/>
        </w:rPr>
      </w:pPr>
    </w:p>
    <w:p w14:paraId="2DCEF91B" w14:textId="77777777" w:rsidR="00F61A78" w:rsidRPr="00F61A78" w:rsidRDefault="00F61A78" w:rsidP="00F61A78">
      <w:pPr>
        <w:spacing w:line="360" w:lineRule="auto"/>
        <w:rPr>
          <w:rFonts w:eastAsiaTheme="minorHAnsi"/>
          <w:kern w:val="0"/>
          <w:szCs w:val="22"/>
          <w:lang w:val="en-US" w:eastAsia="en-US"/>
          <w14:ligatures w14:val="none"/>
        </w:rPr>
      </w:pPr>
    </w:p>
    <w:p w14:paraId="2D812CC1" w14:textId="1D1853EF" w:rsidR="004324FF" w:rsidRDefault="00340EAB">
      <w:r>
        <w:lastRenderedPageBreak/>
        <w:fldChar w:fldCharType="begin"/>
      </w:r>
      <w:r>
        <w:instrText xml:space="preserve"> DATE \@ "dd/MM/yyyy HH:mm" </w:instrText>
      </w:r>
      <w:r>
        <w:fldChar w:fldCharType="separate"/>
      </w:r>
      <w:r w:rsidR="00F92EE8">
        <w:rPr>
          <w:noProof/>
        </w:rPr>
        <w:t>05/11/2025 15:23</w:t>
      </w:r>
      <w:r>
        <w:fldChar w:fldCharType="end"/>
      </w:r>
    </w:p>
    <w:p w14:paraId="482CE232" w14:textId="0E05935F" w:rsidR="004324FF" w:rsidRDefault="004324FF" w:rsidP="00EE01D3">
      <w:pPr>
        <w:pStyle w:val="Heading1"/>
        <w:numPr>
          <w:ilvl w:val="0"/>
          <w:numId w:val="0"/>
        </w:numPr>
        <w:ind w:left="360" w:hanging="360"/>
        <w:rPr>
          <w:highlight w:val="yellow"/>
        </w:rPr>
      </w:pPr>
      <w:r w:rsidRPr="00B82599">
        <w:rPr>
          <w:highlight w:val="yellow"/>
        </w:rPr>
        <w:t>TODO</w:t>
      </w:r>
    </w:p>
    <w:p w14:paraId="770A37CB" w14:textId="078B20FB" w:rsidR="00714D28" w:rsidRPr="00714D28" w:rsidRDefault="00F92EE8" w:rsidP="00714D28">
      <w:r>
        <w:rPr>
          <w:rFonts w:ascii="Segoe UI Emoji" w:hAnsi="Segoe UI Emoji" w:cs="Segoe UI Emoji"/>
        </w:rPr>
        <w:t>✅</w:t>
      </w:r>
      <w:r w:rsidR="00714D28" w:rsidRPr="00714D28">
        <w:t>Fix graphs</w:t>
      </w:r>
    </w:p>
    <w:p w14:paraId="581EE2AB" w14:textId="1D7C5C5D" w:rsidR="004324FF" w:rsidRDefault="004324FF">
      <w:r>
        <w:t xml:space="preserve">Numbers in captions </w:t>
      </w:r>
    </w:p>
    <w:p w14:paraId="077CD5DA" w14:textId="0DF34BCF" w:rsidR="004324FF" w:rsidRDefault="00F92EE8">
      <w:r>
        <w:rPr>
          <w:rFonts w:ascii="Segoe UI Emoji" w:hAnsi="Segoe UI Emoji" w:cs="Segoe UI Emoji"/>
        </w:rPr>
        <w:t>✅</w:t>
      </w:r>
      <w:r w:rsidR="004324FF">
        <w:t xml:space="preserve">Fix GT black and maybe no striping </w:t>
      </w:r>
    </w:p>
    <w:p w14:paraId="356272FE" w14:textId="5BD2BAC2" w:rsidR="004324FF" w:rsidRDefault="004324FF">
      <w:r>
        <w:t xml:space="preserve">Read and fix </w:t>
      </w:r>
      <w:proofErr w:type="gramStart"/>
      <w:r>
        <w:t>punctuation :p</w:t>
      </w:r>
      <w:proofErr w:type="gramEnd"/>
    </w:p>
    <w:p w14:paraId="273949D8" w14:textId="06AF89AF" w:rsidR="004324FF" w:rsidRDefault="00F92EE8">
      <w:r>
        <w:rPr>
          <w:rFonts w:ascii="Segoe UI Emoji" w:hAnsi="Segoe UI Emoji" w:cs="Segoe UI Emoji"/>
        </w:rPr>
        <w:t>✅</w:t>
      </w:r>
      <w:r w:rsidR="004324FF">
        <w:t xml:space="preserve">Better spacing so maybe we don’t have the </w:t>
      </w:r>
      <w:proofErr w:type="spellStart"/>
      <w:r w:rsidR="004324FF">
        <w:t>desc</w:t>
      </w:r>
      <w:proofErr w:type="spellEnd"/>
      <w:r w:rsidR="004324FF">
        <w:t xml:space="preserve"> table in the other page </w:t>
      </w:r>
    </w:p>
    <w:p w14:paraId="5E757440" w14:textId="5CFE8FC1" w:rsidR="00B82599" w:rsidRDefault="0024059C" w:rsidP="00B82599">
      <w:r>
        <w:rPr>
          <w:rFonts w:ascii="Segoe UI Emoji" w:hAnsi="Segoe UI Emoji" w:cs="Segoe UI Emoji"/>
        </w:rPr>
        <w:t>✅</w:t>
      </w:r>
      <w:r w:rsidR="004324FF">
        <w:t>Remove sections to have consistent page numbers</w:t>
      </w:r>
    </w:p>
    <w:p w14:paraId="4407617A" w14:textId="494E6C32" w:rsidR="00B82599" w:rsidRDefault="0024059C" w:rsidP="00B82599">
      <w:r>
        <w:rPr>
          <w:rFonts w:ascii="Segoe UI Emoji" w:hAnsi="Segoe UI Emoji" w:cs="Segoe UI Emoji"/>
        </w:rPr>
        <w:t>✅</w:t>
      </w:r>
      <w:r w:rsidR="00EE01D3">
        <w:t>Possibly rethink that we do all the prices stuff and then all the Ratios stuff</w:t>
      </w:r>
    </w:p>
    <w:p w14:paraId="5BD47CED" w14:textId="77777777" w:rsidR="00EE01D3" w:rsidRDefault="00EE01D3" w:rsidP="00B82599"/>
    <w:sectPr w:rsidR="00EE01D3" w:rsidSect="00B154EB">
      <w:headerReference w:type="even" r:id="rId25"/>
      <w:headerReference w:type="default" r:id="rId26"/>
      <w:footerReference w:type="even" r:id="rId27"/>
      <w:footerReference w:type="default" r:id="rId28"/>
      <w:headerReference w:type="first" r:id="rId29"/>
      <w:footerReference w:type="first" r:id="rId30"/>
      <w:pgSz w:w="11906" w:h="16838" w:code="9"/>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0DF9" w14:textId="77777777" w:rsidR="00A457DA" w:rsidRDefault="00A457DA" w:rsidP="00B86E69">
      <w:pPr>
        <w:spacing w:after="0" w:line="240" w:lineRule="auto"/>
      </w:pPr>
      <w:r>
        <w:separator/>
      </w:r>
    </w:p>
  </w:endnote>
  <w:endnote w:type="continuationSeparator" w:id="0">
    <w:p w14:paraId="209F80B8" w14:textId="77777777" w:rsidR="00A457DA" w:rsidRDefault="00A457DA" w:rsidP="00B86E69">
      <w:pPr>
        <w:spacing w:after="0" w:line="240" w:lineRule="auto"/>
      </w:pPr>
      <w:r>
        <w:continuationSeparator/>
      </w:r>
    </w:p>
  </w:endnote>
  <w:endnote w:type="continuationNotice" w:id="1">
    <w:p w14:paraId="51A08C0C" w14:textId="77777777" w:rsidR="000C1DDB" w:rsidRDefault="000C1D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7F13" w14:textId="77777777" w:rsidR="00B86E69" w:rsidRDefault="00B86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621617"/>
      <w:docPartObj>
        <w:docPartGallery w:val="Page Numbers (Bottom of Page)"/>
        <w:docPartUnique/>
      </w:docPartObj>
    </w:sdtPr>
    <w:sdtEndPr>
      <w:rPr>
        <w:noProof/>
      </w:rPr>
    </w:sdtEndPr>
    <w:sdtContent>
      <w:p w14:paraId="541EFB98" w14:textId="10159062" w:rsidR="00B86E69" w:rsidRDefault="00B86E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6BA1F" w14:textId="77777777" w:rsidR="00B86E69" w:rsidRDefault="00B86E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8A7F" w14:textId="77777777" w:rsidR="00B86E69" w:rsidRDefault="00B86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F0CF9" w14:textId="77777777" w:rsidR="00A457DA" w:rsidRDefault="00A457DA" w:rsidP="00B86E69">
      <w:pPr>
        <w:spacing w:after="0" w:line="240" w:lineRule="auto"/>
      </w:pPr>
      <w:r>
        <w:separator/>
      </w:r>
    </w:p>
  </w:footnote>
  <w:footnote w:type="continuationSeparator" w:id="0">
    <w:p w14:paraId="30416F2E" w14:textId="77777777" w:rsidR="00A457DA" w:rsidRDefault="00A457DA" w:rsidP="00B86E69">
      <w:pPr>
        <w:spacing w:after="0" w:line="240" w:lineRule="auto"/>
      </w:pPr>
      <w:r>
        <w:continuationSeparator/>
      </w:r>
    </w:p>
  </w:footnote>
  <w:footnote w:type="continuationNotice" w:id="1">
    <w:p w14:paraId="6217686E" w14:textId="77777777" w:rsidR="000C1DDB" w:rsidRDefault="000C1D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81C8" w14:textId="77777777" w:rsidR="00B86E69" w:rsidRDefault="00B86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C3E3" w14:textId="77777777" w:rsidR="00B86E69" w:rsidRDefault="00B86E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5F84" w14:textId="77777777" w:rsidR="00B86E69" w:rsidRDefault="00B86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788"/>
    <w:multiLevelType w:val="multilevel"/>
    <w:tmpl w:val="A2B814D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9A50A62"/>
    <w:multiLevelType w:val="multilevel"/>
    <w:tmpl w:val="E092C666"/>
    <w:lvl w:ilvl="0">
      <w:start w:val="4"/>
      <w:numFmt w:val="decimal"/>
      <w:pStyle w:val="Heading1"/>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7256D2E"/>
    <w:multiLevelType w:val="hybridMultilevel"/>
    <w:tmpl w:val="91C00FE8"/>
    <w:lvl w:ilvl="0" w:tplc="F45CFDC8">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2F3D0C"/>
    <w:multiLevelType w:val="hybridMultilevel"/>
    <w:tmpl w:val="8B76A4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FE94751"/>
    <w:multiLevelType w:val="multilevel"/>
    <w:tmpl w:val="415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52DC8"/>
    <w:multiLevelType w:val="multilevel"/>
    <w:tmpl w:val="1FF0B8D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4832315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6132029">
    <w:abstractNumId w:val="1"/>
  </w:num>
  <w:num w:numId="3" w16cid:durableId="1335305757">
    <w:abstractNumId w:val="3"/>
  </w:num>
  <w:num w:numId="4" w16cid:durableId="989601662">
    <w:abstractNumId w:val="5"/>
  </w:num>
  <w:num w:numId="5" w16cid:durableId="1222863521">
    <w:abstractNumId w:val="0"/>
  </w:num>
  <w:num w:numId="6" w16cid:durableId="1397895485">
    <w:abstractNumId w:val="2"/>
  </w:num>
  <w:num w:numId="7" w16cid:durableId="601648431">
    <w:abstractNumId w:val="1"/>
  </w:num>
  <w:num w:numId="8" w16cid:durableId="53978189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G-Rota, Pietro">
    <w15:presenceInfo w15:providerId="AD" w15:userId="S::Pietro.Rota@bayes.city.ac.uk::eddd48c3-a535-4e36-8184-1daa7e652ab1"/>
  </w15:person>
  <w15:person w15:author="Pietro Rota">
    <w15:presenceInfo w15:providerId="Windows Live" w15:userId="e6d1e36d4b3e66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78"/>
    <w:rsid w:val="00017CFE"/>
    <w:rsid w:val="00031BCA"/>
    <w:rsid w:val="00036282"/>
    <w:rsid w:val="00037B99"/>
    <w:rsid w:val="00047EB6"/>
    <w:rsid w:val="00060480"/>
    <w:rsid w:val="0006233C"/>
    <w:rsid w:val="00073CF7"/>
    <w:rsid w:val="00087470"/>
    <w:rsid w:val="00087B41"/>
    <w:rsid w:val="00097934"/>
    <w:rsid w:val="000A1A12"/>
    <w:rsid w:val="000C1DDB"/>
    <w:rsid w:val="000D0AEF"/>
    <w:rsid w:val="000D4B04"/>
    <w:rsid w:val="00116684"/>
    <w:rsid w:val="00116D2D"/>
    <w:rsid w:val="001404AB"/>
    <w:rsid w:val="00140CE3"/>
    <w:rsid w:val="00147E99"/>
    <w:rsid w:val="00153948"/>
    <w:rsid w:val="001612B7"/>
    <w:rsid w:val="001830C4"/>
    <w:rsid w:val="00185606"/>
    <w:rsid w:val="001A09FF"/>
    <w:rsid w:val="001A2241"/>
    <w:rsid w:val="001A41CD"/>
    <w:rsid w:val="001B25CF"/>
    <w:rsid w:val="001B362E"/>
    <w:rsid w:val="001B3FA8"/>
    <w:rsid w:val="001E1BA2"/>
    <w:rsid w:val="001F17E5"/>
    <w:rsid w:val="002008D1"/>
    <w:rsid w:val="00205555"/>
    <w:rsid w:val="00205BB5"/>
    <w:rsid w:val="0021113E"/>
    <w:rsid w:val="002127DD"/>
    <w:rsid w:val="00215371"/>
    <w:rsid w:val="00233102"/>
    <w:rsid w:val="0024059C"/>
    <w:rsid w:val="002456AF"/>
    <w:rsid w:val="002533BC"/>
    <w:rsid w:val="00254664"/>
    <w:rsid w:val="00284038"/>
    <w:rsid w:val="002948D1"/>
    <w:rsid w:val="002964D8"/>
    <w:rsid w:val="002F0E1A"/>
    <w:rsid w:val="00307E58"/>
    <w:rsid w:val="00320DF8"/>
    <w:rsid w:val="00334E96"/>
    <w:rsid w:val="00340EAB"/>
    <w:rsid w:val="00346159"/>
    <w:rsid w:val="00347CC9"/>
    <w:rsid w:val="0036098B"/>
    <w:rsid w:val="00376CB4"/>
    <w:rsid w:val="003963F2"/>
    <w:rsid w:val="003A46E4"/>
    <w:rsid w:val="003B0E5D"/>
    <w:rsid w:val="003B16BE"/>
    <w:rsid w:val="003B278B"/>
    <w:rsid w:val="003C6585"/>
    <w:rsid w:val="003F4F49"/>
    <w:rsid w:val="003F5E00"/>
    <w:rsid w:val="004057AA"/>
    <w:rsid w:val="00410CEF"/>
    <w:rsid w:val="0042706B"/>
    <w:rsid w:val="004324FF"/>
    <w:rsid w:val="00463347"/>
    <w:rsid w:val="004673DA"/>
    <w:rsid w:val="00474550"/>
    <w:rsid w:val="004937EE"/>
    <w:rsid w:val="004A1E28"/>
    <w:rsid w:val="004B00B5"/>
    <w:rsid w:val="004E6149"/>
    <w:rsid w:val="004E6B1D"/>
    <w:rsid w:val="004F0FEA"/>
    <w:rsid w:val="004F307D"/>
    <w:rsid w:val="00501022"/>
    <w:rsid w:val="0050245A"/>
    <w:rsid w:val="00512FB6"/>
    <w:rsid w:val="005265B3"/>
    <w:rsid w:val="00547DB3"/>
    <w:rsid w:val="00547DE2"/>
    <w:rsid w:val="005541AE"/>
    <w:rsid w:val="00564395"/>
    <w:rsid w:val="00570F22"/>
    <w:rsid w:val="00590E79"/>
    <w:rsid w:val="005A12DC"/>
    <w:rsid w:val="005A33F5"/>
    <w:rsid w:val="005A4E53"/>
    <w:rsid w:val="005A7D1E"/>
    <w:rsid w:val="005B32C0"/>
    <w:rsid w:val="005B65DC"/>
    <w:rsid w:val="005C69C0"/>
    <w:rsid w:val="005C738E"/>
    <w:rsid w:val="005D0F14"/>
    <w:rsid w:val="005F30C4"/>
    <w:rsid w:val="005F30CD"/>
    <w:rsid w:val="005F7CF8"/>
    <w:rsid w:val="00603229"/>
    <w:rsid w:val="006071DA"/>
    <w:rsid w:val="006109C9"/>
    <w:rsid w:val="00610FDD"/>
    <w:rsid w:val="0061698D"/>
    <w:rsid w:val="00621AD6"/>
    <w:rsid w:val="00633DCE"/>
    <w:rsid w:val="00655EFA"/>
    <w:rsid w:val="0065667E"/>
    <w:rsid w:val="006620AF"/>
    <w:rsid w:val="00672083"/>
    <w:rsid w:val="00673822"/>
    <w:rsid w:val="00675F91"/>
    <w:rsid w:val="0069788C"/>
    <w:rsid w:val="006A2A1C"/>
    <w:rsid w:val="006D4FE3"/>
    <w:rsid w:val="007123BF"/>
    <w:rsid w:val="00714D28"/>
    <w:rsid w:val="007357BD"/>
    <w:rsid w:val="0076125A"/>
    <w:rsid w:val="00762BF6"/>
    <w:rsid w:val="007677F7"/>
    <w:rsid w:val="00777862"/>
    <w:rsid w:val="007849A8"/>
    <w:rsid w:val="00791871"/>
    <w:rsid w:val="00795F9B"/>
    <w:rsid w:val="007A76DD"/>
    <w:rsid w:val="007B0652"/>
    <w:rsid w:val="007E3B6A"/>
    <w:rsid w:val="007F62E3"/>
    <w:rsid w:val="007F6BDC"/>
    <w:rsid w:val="00811D1A"/>
    <w:rsid w:val="008279F2"/>
    <w:rsid w:val="00831174"/>
    <w:rsid w:val="00854517"/>
    <w:rsid w:val="00863F85"/>
    <w:rsid w:val="00864229"/>
    <w:rsid w:val="00884AB6"/>
    <w:rsid w:val="008959B0"/>
    <w:rsid w:val="008B25A6"/>
    <w:rsid w:val="008B2C49"/>
    <w:rsid w:val="008B6600"/>
    <w:rsid w:val="008C00E2"/>
    <w:rsid w:val="008E5373"/>
    <w:rsid w:val="008F037B"/>
    <w:rsid w:val="008F2AD4"/>
    <w:rsid w:val="00907EB3"/>
    <w:rsid w:val="0091091C"/>
    <w:rsid w:val="00952AF0"/>
    <w:rsid w:val="00953F9F"/>
    <w:rsid w:val="00961C37"/>
    <w:rsid w:val="00966129"/>
    <w:rsid w:val="00974B7D"/>
    <w:rsid w:val="009843C7"/>
    <w:rsid w:val="009B7ECC"/>
    <w:rsid w:val="009D3105"/>
    <w:rsid w:val="009E04A3"/>
    <w:rsid w:val="00A01188"/>
    <w:rsid w:val="00A268C9"/>
    <w:rsid w:val="00A26C0C"/>
    <w:rsid w:val="00A27D03"/>
    <w:rsid w:val="00A31086"/>
    <w:rsid w:val="00A33F90"/>
    <w:rsid w:val="00A457DA"/>
    <w:rsid w:val="00A572E3"/>
    <w:rsid w:val="00A639D9"/>
    <w:rsid w:val="00AA2489"/>
    <w:rsid w:val="00AB0732"/>
    <w:rsid w:val="00AB2AA6"/>
    <w:rsid w:val="00AB550C"/>
    <w:rsid w:val="00AB6BCF"/>
    <w:rsid w:val="00AB72ED"/>
    <w:rsid w:val="00AD2932"/>
    <w:rsid w:val="00AD566F"/>
    <w:rsid w:val="00AE53F2"/>
    <w:rsid w:val="00AE7419"/>
    <w:rsid w:val="00AF00AA"/>
    <w:rsid w:val="00AF4DD9"/>
    <w:rsid w:val="00AF5985"/>
    <w:rsid w:val="00B039D8"/>
    <w:rsid w:val="00B06F40"/>
    <w:rsid w:val="00B154EB"/>
    <w:rsid w:val="00B43F2A"/>
    <w:rsid w:val="00B45B58"/>
    <w:rsid w:val="00B82599"/>
    <w:rsid w:val="00B86E69"/>
    <w:rsid w:val="00BB3A97"/>
    <w:rsid w:val="00BB3BBF"/>
    <w:rsid w:val="00BC4406"/>
    <w:rsid w:val="00BC5580"/>
    <w:rsid w:val="00BE2463"/>
    <w:rsid w:val="00BF26EE"/>
    <w:rsid w:val="00C044BE"/>
    <w:rsid w:val="00C12A86"/>
    <w:rsid w:val="00C13F2E"/>
    <w:rsid w:val="00C4329D"/>
    <w:rsid w:val="00C659C3"/>
    <w:rsid w:val="00C70521"/>
    <w:rsid w:val="00C91AF4"/>
    <w:rsid w:val="00CA314B"/>
    <w:rsid w:val="00CA4C80"/>
    <w:rsid w:val="00CC1435"/>
    <w:rsid w:val="00CC1839"/>
    <w:rsid w:val="00CC19C8"/>
    <w:rsid w:val="00CC3E7C"/>
    <w:rsid w:val="00CD370A"/>
    <w:rsid w:val="00D216B6"/>
    <w:rsid w:val="00D2367C"/>
    <w:rsid w:val="00D26A57"/>
    <w:rsid w:val="00D35209"/>
    <w:rsid w:val="00D354AD"/>
    <w:rsid w:val="00D5299A"/>
    <w:rsid w:val="00D56F21"/>
    <w:rsid w:val="00D578FB"/>
    <w:rsid w:val="00D665B9"/>
    <w:rsid w:val="00D70C59"/>
    <w:rsid w:val="00D71501"/>
    <w:rsid w:val="00D73E5A"/>
    <w:rsid w:val="00D826D5"/>
    <w:rsid w:val="00DA0427"/>
    <w:rsid w:val="00DA4795"/>
    <w:rsid w:val="00DD1CA0"/>
    <w:rsid w:val="00DE7597"/>
    <w:rsid w:val="00E125B9"/>
    <w:rsid w:val="00E61C60"/>
    <w:rsid w:val="00E663B9"/>
    <w:rsid w:val="00E66FC8"/>
    <w:rsid w:val="00E70936"/>
    <w:rsid w:val="00E75C44"/>
    <w:rsid w:val="00EB54D0"/>
    <w:rsid w:val="00ED4CA8"/>
    <w:rsid w:val="00EE01D3"/>
    <w:rsid w:val="00EE6492"/>
    <w:rsid w:val="00F07FAA"/>
    <w:rsid w:val="00F1249A"/>
    <w:rsid w:val="00F255AA"/>
    <w:rsid w:val="00F33261"/>
    <w:rsid w:val="00F6132C"/>
    <w:rsid w:val="00F61A78"/>
    <w:rsid w:val="00F85771"/>
    <w:rsid w:val="00F907E2"/>
    <w:rsid w:val="00F92EE8"/>
    <w:rsid w:val="00F94336"/>
    <w:rsid w:val="00FA290F"/>
    <w:rsid w:val="00FA3152"/>
    <w:rsid w:val="00FB7C04"/>
    <w:rsid w:val="00FC49BE"/>
    <w:rsid w:val="00FF2E9E"/>
    <w:rsid w:val="00FF77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13DB1"/>
  <w15:chartTrackingRefBased/>
  <w15:docId w15:val="{982CF135-EA03-6D45-9D5F-808A2C67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E1A"/>
    <w:pPr>
      <w:jc w:val="both"/>
    </w:pPr>
    <w:rPr>
      <w:rFonts w:ascii="Times New Roman" w:hAnsi="Times New Roman"/>
    </w:rPr>
  </w:style>
  <w:style w:type="paragraph" w:styleId="Heading1">
    <w:name w:val="heading 1"/>
    <w:basedOn w:val="Normal"/>
    <w:next w:val="Normal"/>
    <w:link w:val="Heading1Char"/>
    <w:autoRedefine/>
    <w:uiPriority w:val="9"/>
    <w:qFormat/>
    <w:rsid w:val="00307E58"/>
    <w:pPr>
      <w:keepNext/>
      <w:keepLines/>
      <w:numPr>
        <w:numId w:val="2"/>
      </w:numPr>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5394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F61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58"/>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15394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F61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A78"/>
    <w:rPr>
      <w:rFonts w:eastAsiaTheme="majorEastAsia" w:cstheme="majorBidi"/>
      <w:color w:val="272727" w:themeColor="text1" w:themeTint="D8"/>
    </w:rPr>
  </w:style>
  <w:style w:type="paragraph" w:styleId="Title">
    <w:name w:val="Title"/>
    <w:basedOn w:val="Normal"/>
    <w:next w:val="Normal"/>
    <w:link w:val="TitleChar"/>
    <w:uiPriority w:val="10"/>
    <w:qFormat/>
    <w:rsid w:val="00F61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A78"/>
    <w:pPr>
      <w:spacing w:before="160"/>
      <w:jc w:val="center"/>
    </w:pPr>
    <w:rPr>
      <w:i/>
      <w:iCs/>
      <w:color w:val="404040" w:themeColor="text1" w:themeTint="BF"/>
    </w:rPr>
  </w:style>
  <w:style w:type="character" w:customStyle="1" w:styleId="QuoteChar">
    <w:name w:val="Quote Char"/>
    <w:basedOn w:val="DefaultParagraphFont"/>
    <w:link w:val="Quote"/>
    <w:uiPriority w:val="29"/>
    <w:rsid w:val="00F61A78"/>
    <w:rPr>
      <w:i/>
      <w:iCs/>
      <w:color w:val="404040" w:themeColor="text1" w:themeTint="BF"/>
    </w:rPr>
  </w:style>
  <w:style w:type="paragraph" w:styleId="ListParagraph">
    <w:name w:val="List Paragraph"/>
    <w:basedOn w:val="Normal"/>
    <w:uiPriority w:val="34"/>
    <w:qFormat/>
    <w:rsid w:val="00F61A78"/>
    <w:pPr>
      <w:ind w:left="720"/>
      <w:contextualSpacing/>
    </w:pPr>
  </w:style>
  <w:style w:type="character" w:styleId="IntenseEmphasis">
    <w:name w:val="Intense Emphasis"/>
    <w:basedOn w:val="DefaultParagraphFont"/>
    <w:uiPriority w:val="21"/>
    <w:qFormat/>
    <w:rsid w:val="00F61A78"/>
    <w:rPr>
      <w:i/>
      <w:iCs/>
      <w:color w:val="0F4761" w:themeColor="accent1" w:themeShade="BF"/>
    </w:rPr>
  </w:style>
  <w:style w:type="paragraph" w:styleId="IntenseQuote">
    <w:name w:val="Intense Quote"/>
    <w:basedOn w:val="Normal"/>
    <w:next w:val="Normal"/>
    <w:link w:val="IntenseQuoteChar"/>
    <w:uiPriority w:val="30"/>
    <w:qFormat/>
    <w:rsid w:val="00F61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A78"/>
    <w:rPr>
      <w:i/>
      <w:iCs/>
      <w:color w:val="0F4761" w:themeColor="accent1" w:themeShade="BF"/>
    </w:rPr>
  </w:style>
  <w:style w:type="character" w:styleId="IntenseReference">
    <w:name w:val="Intense Reference"/>
    <w:basedOn w:val="DefaultParagraphFont"/>
    <w:uiPriority w:val="32"/>
    <w:qFormat/>
    <w:rsid w:val="00F61A78"/>
    <w:rPr>
      <w:b/>
      <w:bCs/>
      <w:smallCaps/>
      <w:color w:val="0F4761" w:themeColor="accent1" w:themeShade="BF"/>
      <w:spacing w:val="5"/>
    </w:rPr>
  </w:style>
  <w:style w:type="character" w:styleId="Hyperlink">
    <w:name w:val="Hyperlink"/>
    <w:basedOn w:val="DefaultParagraphFont"/>
    <w:uiPriority w:val="99"/>
    <w:unhideWhenUsed/>
    <w:rsid w:val="00F61A78"/>
    <w:rPr>
      <w:color w:val="467886" w:themeColor="hyperlink"/>
      <w:u w:val="single"/>
    </w:rPr>
  </w:style>
  <w:style w:type="paragraph" w:styleId="TOC1">
    <w:name w:val="toc 1"/>
    <w:basedOn w:val="Normal"/>
    <w:next w:val="Normal"/>
    <w:autoRedefine/>
    <w:uiPriority w:val="39"/>
    <w:unhideWhenUsed/>
    <w:rsid w:val="00F61A78"/>
    <w:pPr>
      <w:spacing w:after="100" w:line="360" w:lineRule="auto"/>
    </w:pPr>
    <w:rPr>
      <w:rFonts w:eastAsiaTheme="minorHAnsi"/>
      <w:kern w:val="0"/>
      <w:szCs w:val="22"/>
      <w:lang w:val="en-US" w:eastAsia="en-US"/>
      <w14:ligatures w14:val="none"/>
    </w:rPr>
  </w:style>
  <w:style w:type="paragraph" w:styleId="TOC2">
    <w:name w:val="toc 2"/>
    <w:basedOn w:val="Normal"/>
    <w:next w:val="Normal"/>
    <w:autoRedefine/>
    <w:uiPriority w:val="39"/>
    <w:unhideWhenUsed/>
    <w:rsid w:val="00F61A78"/>
    <w:pPr>
      <w:spacing w:after="100" w:line="360" w:lineRule="auto"/>
      <w:ind w:left="240"/>
    </w:pPr>
    <w:rPr>
      <w:rFonts w:eastAsiaTheme="minorHAnsi"/>
      <w:kern w:val="0"/>
      <w:szCs w:val="22"/>
      <w:lang w:val="en-US" w:eastAsia="en-US"/>
      <w14:ligatures w14:val="none"/>
    </w:rPr>
  </w:style>
  <w:style w:type="paragraph" w:styleId="NoSpacing">
    <w:name w:val="No Spacing"/>
    <w:aliases w:val="Table Caption"/>
    <w:uiPriority w:val="1"/>
    <w:qFormat/>
    <w:rsid w:val="00B154EB"/>
    <w:pPr>
      <w:spacing w:after="0" w:line="240" w:lineRule="auto"/>
      <w:jc w:val="center"/>
    </w:pPr>
    <w:rPr>
      <w:rFonts w:ascii="Times New Roman" w:eastAsiaTheme="minorHAnsi" w:hAnsi="Times New Roman"/>
      <w:b/>
      <w:i/>
      <w:color w:val="000000" w:themeColor="text1"/>
      <w:kern w:val="0"/>
      <w:sz w:val="20"/>
      <w:szCs w:val="22"/>
      <w:lang w:val="en-US" w:eastAsia="en-US"/>
      <w14:ligatures w14:val="none"/>
    </w:rPr>
  </w:style>
  <w:style w:type="paragraph" w:styleId="TOCHeading">
    <w:name w:val="TOC Heading"/>
    <w:basedOn w:val="Heading1"/>
    <w:next w:val="Normal"/>
    <w:uiPriority w:val="39"/>
    <w:semiHidden/>
    <w:unhideWhenUsed/>
    <w:qFormat/>
    <w:rsid w:val="00F61A78"/>
    <w:pPr>
      <w:spacing w:before="240" w:after="0" w:line="256" w:lineRule="auto"/>
      <w:outlineLvl w:val="9"/>
    </w:pPr>
    <w:rPr>
      <w:kern w:val="0"/>
      <w:sz w:val="32"/>
      <w:szCs w:val="32"/>
      <w:lang w:val="en-US" w:eastAsia="en-US"/>
      <w14:ligatures w14:val="none"/>
    </w:rPr>
  </w:style>
  <w:style w:type="character" w:styleId="Strong">
    <w:name w:val="Strong"/>
    <w:basedOn w:val="DefaultParagraphFont"/>
    <w:uiPriority w:val="22"/>
    <w:qFormat/>
    <w:rsid w:val="00F61A78"/>
    <w:rPr>
      <w:b/>
      <w:bCs/>
    </w:rPr>
  </w:style>
  <w:style w:type="table" w:styleId="TableGrid">
    <w:name w:val="Table Grid"/>
    <w:basedOn w:val="TableNormal"/>
    <w:uiPriority w:val="39"/>
    <w:rsid w:val="008C00E2"/>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65B3"/>
    <w:pPr>
      <w:spacing w:after="0" w:line="240" w:lineRule="auto"/>
    </w:pPr>
  </w:style>
  <w:style w:type="character" w:styleId="PlaceholderText">
    <w:name w:val="Placeholder Text"/>
    <w:basedOn w:val="DefaultParagraphFont"/>
    <w:uiPriority w:val="99"/>
    <w:semiHidden/>
    <w:rsid w:val="005C69C0"/>
    <w:rPr>
      <w:color w:val="666666"/>
    </w:rPr>
  </w:style>
  <w:style w:type="paragraph" w:styleId="Header">
    <w:name w:val="header"/>
    <w:basedOn w:val="Normal"/>
    <w:link w:val="HeaderChar"/>
    <w:uiPriority w:val="99"/>
    <w:unhideWhenUsed/>
    <w:rsid w:val="00B86E69"/>
    <w:pPr>
      <w:tabs>
        <w:tab w:val="center" w:pos="4986"/>
        <w:tab w:val="right" w:pos="9972"/>
      </w:tabs>
      <w:spacing w:after="0" w:line="240" w:lineRule="auto"/>
    </w:pPr>
  </w:style>
  <w:style w:type="character" w:customStyle="1" w:styleId="HeaderChar">
    <w:name w:val="Header Char"/>
    <w:basedOn w:val="DefaultParagraphFont"/>
    <w:link w:val="Header"/>
    <w:uiPriority w:val="99"/>
    <w:rsid w:val="00B86E69"/>
    <w:rPr>
      <w:rFonts w:ascii="Times New Roman" w:hAnsi="Times New Roman"/>
    </w:rPr>
  </w:style>
  <w:style w:type="paragraph" w:styleId="Footer">
    <w:name w:val="footer"/>
    <w:basedOn w:val="Normal"/>
    <w:link w:val="FooterChar"/>
    <w:uiPriority w:val="99"/>
    <w:unhideWhenUsed/>
    <w:rsid w:val="00B86E69"/>
    <w:pPr>
      <w:tabs>
        <w:tab w:val="center" w:pos="4986"/>
        <w:tab w:val="right" w:pos="9972"/>
      </w:tabs>
      <w:spacing w:after="0" w:line="240" w:lineRule="auto"/>
    </w:pPr>
  </w:style>
  <w:style w:type="character" w:customStyle="1" w:styleId="FooterChar">
    <w:name w:val="Footer Char"/>
    <w:basedOn w:val="DefaultParagraphFont"/>
    <w:link w:val="Footer"/>
    <w:uiPriority w:val="99"/>
    <w:rsid w:val="00B86E69"/>
    <w:rPr>
      <w:rFonts w:ascii="Times New Roman" w:hAnsi="Times New Roman"/>
    </w:rPr>
  </w:style>
  <w:style w:type="paragraph" w:styleId="NormalWeb">
    <w:name w:val="Normal (Web)"/>
    <w:basedOn w:val="Normal"/>
    <w:uiPriority w:val="99"/>
    <w:semiHidden/>
    <w:unhideWhenUsed/>
    <w:rsid w:val="00BB3A9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epage.pub/doc/principles-of-corporate-finance-10th-edition-y4gnrjxon1"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jstor.org/stable/191323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jnrefm.com/wp-content/uploads/2025/04/ijnrefm-vol-3-issue2-144.pdf"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books.google.com/books?hl=en&amp;lr=&amp;id=qux6w5n366cC&amp;oi=fnd&amp;pg=PP1&amp;dq=+Financial+Institutions+and+Markets+(12th+ed.).+Cengage+Learning.&amp;ots=2B_eBTklGt&amp;sig=PLomhkJE0Y8i0Wtb6QdeKvxcBJ0"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cademic.oup.com/rof/article-abstract/27/1/1/6659542"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books.google.com/books?hl=en&amp;lr=&amp;id=qTE4AwAAQBAJ&amp;oi=fnd&amp;pg=PR12&amp;dq=Brooks,+C.+(2019).+Introductory+Econometrics+for+Finance+(5th+ed.).+Cambridge+University+Press.&amp;ots=C1scp613GH&amp;sig=Hg4EWXDmjMouxUCRIZTDjRpWaR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sciencedirect.com/science/article/pii/0304405X93900235"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15</Pages>
  <Words>2999</Words>
  <Characters>17100</Characters>
  <Application>Microsoft Office Word</Application>
  <DocSecurity>0</DocSecurity>
  <Lines>142</Lines>
  <Paragraphs>40</Paragraphs>
  <ScaleCrop>false</ScaleCrop>
  <Company/>
  <LinksUpToDate>false</LinksUpToDate>
  <CharactersWithSpaces>20059</CharactersWithSpaces>
  <SharedDoc>false</SharedDoc>
  <HLinks>
    <vt:vector size="114" baseType="variant">
      <vt:variant>
        <vt:i4>3735619</vt:i4>
      </vt:variant>
      <vt:variant>
        <vt:i4>93</vt:i4>
      </vt:variant>
      <vt:variant>
        <vt:i4>0</vt:i4>
      </vt:variant>
      <vt:variant>
        <vt:i4>5</vt:i4>
      </vt:variant>
      <vt:variant>
        <vt:lpwstr>https://books.google.com/books?hl=en&amp;lr=&amp;id=qux6w5n366cC&amp;oi=fnd&amp;pg=PP1&amp;dq=+Financial+Institutions+and+Markets+(12th+ed.).+Cengage+Learning.&amp;ots=2B_eBTklGt&amp;sig=PLomhkJE0Y8i0Wtb6QdeKvxcBJ0</vt:lpwstr>
      </vt:variant>
      <vt:variant>
        <vt:lpwstr/>
      </vt:variant>
      <vt:variant>
        <vt:i4>1114182</vt:i4>
      </vt:variant>
      <vt:variant>
        <vt:i4>90</vt:i4>
      </vt:variant>
      <vt:variant>
        <vt:i4>0</vt:i4>
      </vt:variant>
      <vt:variant>
        <vt:i4>5</vt:i4>
      </vt:variant>
      <vt:variant>
        <vt:lpwstr>https://academic.oup.com/rof/article-abstract/27/1/1/6659542</vt:lpwstr>
      </vt:variant>
      <vt:variant>
        <vt:lpwstr/>
      </vt:variant>
      <vt:variant>
        <vt:i4>2687038</vt:i4>
      </vt:variant>
      <vt:variant>
        <vt:i4>87</vt:i4>
      </vt:variant>
      <vt:variant>
        <vt:i4>0</vt:i4>
      </vt:variant>
      <vt:variant>
        <vt:i4>5</vt:i4>
      </vt:variant>
      <vt:variant>
        <vt:lpwstr>https://www.sciencedirect.com/science/article/pii/0304405X93900235</vt:lpwstr>
      </vt:variant>
      <vt:variant>
        <vt:lpwstr/>
      </vt:variant>
      <vt:variant>
        <vt:i4>5242956</vt:i4>
      </vt:variant>
      <vt:variant>
        <vt:i4>84</vt:i4>
      </vt:variant>
      <vt:variant>
        <vt:i4>0</vt:i4>
      </vt:variant>
      <vt:variant>
        <vt:i4>5</vt:i4>
      </vt:variant>
      <vt:variant>
        <vt:lpwstr>https://www.jstor.org/stable/1913236</vt:lpwstr>
      </vt:variant>
      <vt:variant>
        <vt:lpwstr/>
      </vt:variant>
      <vt:variant>
        <vt:i4>7798898</vt:i4>
      </vt:variant>
      <vt:variant>
        <vt:i4>81</vt:i4>
      </vt:variant>
      <vt:variant>
        <vt:i4>0</vt:i4>
      </vt:variant>
      <vt:variant>
        <vt:i4>5</vt:i4>
      </vt:variant>
      <vt:variant>
        <vt:lpwstr>https://ijnrefm.com/wp-content/uploads/2025/04/ijnrefm-vol-3-issue2-144.pdf</vt:lpwstr>
      </vt:variant>
      <vt:variant>
        <vt:lpwstr/>
      </vt:variant>
      <vt:variant>
        <vt:i4>1769474</vt:i4>
      </vt:variant>
      <vt:variant>
        <vt:i4>78</vt:i4>
      </vt:variant>
      <vt:variant>
        <vt:i4>0</vt:i4>
      </vt:variant>
      <vt:variant>
        <vt:i4>5</vt:i4>
      </vt:variant>
      <vt:variant>
        <vt:lpwstr>https://books.google.com/books?hl=en&amp;lr=&amp;id=qTE4AwAAQBAJ&amp;oi=fnd&amp;pg=PR12&amp;dq=Brooks,+C.+(2019).+Introductory+Econometrics+for+Finance+(5th+ed.).+Cambridge+University+Press.&amp;ots=C1scp613GH&amp;sig=Hg4EWXDmjMouxUCRIZTDjRpWaRM</vt:lpwstr>
      </vt:variant>
      <vt:variant>
        <vt:lpwstr/>
      </vt:variant>
      <vt:variant>
        <vt:i4>4259852</vt:i4>
      </vt:variant>
      <vt:variant>
        <vt:i4>75</vt:i4>
      </vt:variant>
      <vt:variant>
        <vt:i4>0</vt:i4>
      </vt:variant>
      <vt:variant>
        <vt:i4>5</vt:i4>
      </vt:variant>
      <vt:variant>
        <vt:lpwstr>https://epage.pub/doc/principles-of-corporate-finance-10th-edition-y4gnrjxon1</vt:lpwstr>
      </vt:variant>
      <vt:variant>
        <vt:lpwstr/>
      </vt:variant>
      <vt:variant>
        <vt:i4>1507382</vt:i4>
      </vt:variant>
      <vt:variant>
        <vt:i4>68</vt:i4>
      </vt:variant>
      <vt:variant>
        <vt:i4>0</vt:i4>
      </vt:variant>
      <vt:variant>
        <vt:i4>5</vt:i4>
      </vt:variant>
      <vt:variant>
        <vt:lpwstr/>
      </vt:variant>
      <vt:variant>
        <vt:lpwstr>_Toc213176066</vt:lpwstr>
      </vt:variant>
      <vt:variant>
        <vt:i4>1507382</vt:i4>
      </vt:variant>
      <vt:variant>
        <vt:i4>62</vt:i4>
      </vt:variant>
      <vt:variant>
        <vt:i4>0</vt:i4>
      </vt:variant>
      <vt:variant>
        <vt:i4>5</vt:i4>
      </vt:variant>
      <vt:variant>
        <vt:lpwstr/>
      </vt:variant>
      <vt:variant>
        <vt:lpwstr>_Toc213176065</vt:lpwstr>
      </vt:variant>
      <vt:variant>
        <vt:i4>1507382</vt:i4>
      </vt:variant>
      <vt:variant>
        <vt:i4>56</vt:i4>
      </vt:variant>
      <vt:variant>
        <vt:i4>0</vt:i4>
      </vt:variant>
      <vt:variant>
        <vt:i4>5</vt:i4>
      </vt:variant>
      <vt:variant>
        <vt:lpwstr/>
      </vt:variant>
      <vt:variant>
        <vt:lpwstr>_Toc213176064</vt:lpwstr>
      </vt:variant>
      <vt:variant>
        <vt:i4>1507382</vt:i4>
      </vt:variant>
      <vt:variant>
        <vt:i4>50</vt:i4>
      </vt:variant>
      <vt:variant>
        <vt:i4>0</vt:i4>
      </vt:variant>
      <vt:variant>
        <vt:i4>5</vt:i4>
      </vt:variant>
      <vt:variant>
        <vt:lpwstr/>
      </vt:variant>
      <vt:variant>
        <vt:lpwstr>_Toc213176063</vt:lpwstr>
      </vt:variant>
      <vt:variant>
        <vt:i4>1507382</vt:i4>
      </vt:variant>
      <vt:variant>
        <vt:i4>44</vt:i4>
      </vt:variant>
      <vt:variant>
        <vt:i4>0</vt:i4>
      </vt:variant>
      <vt:variant>
        <vt:i4>5</vt:i4>
      </vt:variant>
      <vt:variant>
        <vt:lpwstr/>
      </vt:variant>
      <vt:variant>
        <vt:lpwstr>_Toc213176062</vt:lpwstr>
      </vt:variant>
      <vt:variant>
        <vt:i4>1507382</vt:i4>
      </vt:variant>
      <vt:variant>
        <vt:i4>38</vt:i4>
      </vt:variant>
      <vt:variant>
        <vt:i4>0</vt:i4>
      </vt:variant>
      <vt:variant>
        <vt:i4>5</vt:i4>
      </vt:variant>
      <vt:variant>
        <vt:lpwstr/>
      </vt:variant>
      <vt:variant>
        <vt:lpwstr>_Toc213176061</vt:lpwstr>
      </vt:variant>
      <vt:variant>
        <vt:i4>1507382</vt:i4>
      </vt:variant>
      <vt:variant>
        <vt:i4>32</vt:i4>
      </vt:variant>
      <vt:variant>
        <vt:i4>0</vt:i4>
      </vt:variant>
      <vt:variant>
        <vt:i4>5</vt:i4>
      </vt:variant>
      <vt:variant>
        <vt:lpwstr/>
      </vt:variant>
      <vt:variant>
        <vt:lpwstr>_Toc213176060</vt:lpwstr>
      </vt:variant>
      <vt:variant>
        <vt:i4>1310774</vt:i4>
      </vt:variant>
      <vt:variant>
        <vt:i4>26</vt:i4>
      </vt:variant>
      <vt:variant>
        <vt:i4>0</vt:i4>
      </vt:variant>
      <vt:variant>
        <vt:i4>5</vt:i4>
      </vt:variant>
      <vt:variant>
        <vt:lpwstr/>
      </vt:variant>
      <vt:variant>
        <vt:lpwstr>_Toc213176059</vt:lpwstr>
      </vt:variant>
      <vt:variant>
        <vt:i4>1310774</vt:i4>
      </vt:variant>
      <vt:variant>
        <vt:i4>20</vt:i4>
      </vt:variant>
      <vt:variant>
        <vt:i4>0</vt:i4>
      </vt:variant>
      <vt:variant>
        <vt:i4>5</vt:i4>
      </vt:variant>
      <vt:variant>
        <vt:lpwstr/>
      </vt:variant>
      <vt:variant>
        <vt:lpwstr>_Toc213176058</vt:lpwstr>
      </vt:variant>
      <vt:variant>
        <vt:i4>1310774</vt:i4>
      </vt:variant>
      <vt:variant>
        <vt:i4>14</vt:i4>
      </vt:variant>
      <vt:variant>
        <vt:i4>0</vt:i4>
      </vt:variant>
      <vt:variant>
        <vt:i4>5</vt:i4>
      </vt:variant>
      <vt:variant>
        <vt:lpwstr/>
      </vt:variant>
      <vt:variant>
        <vt:lpwstr>_Toc213176057</vt:lpwstr>
      </vt:variant>
      <vt:variant>
        <vt:i4>1310774</vt:i4>
      </vt:variant>
      <vt:variant>
        <vt:i4>8</vt:i4>
      </vt:variant>
      <vt:variant>
        <vt:i4>0</vt:i4>
      </vt:variant>
      <vt:variant>
        <vt:i4>5</vt:i4>
      </vt:variant>
      <vt:variant>
        <vt:lpwstr/>
      </vt:variant>
      <vt:variant>
        <vt:lpwstr>_Toc213176056</vt:lpwstr>
      </vt:variant>
      <vt:variant>
        <vt:i4>1310774</vt:i4>
      </vt:variant>
      <vt:variant>
        <vt:i4>2</vt:i4>
      </vt:variant>
      <vt:variant>
        <vt:i4>0</vt:i4>
      </vt:variant>
      <vt:variant>
        <vt:i4>5</vt:i4>
      </vt:variant>
      <vt:variant>
        <vt:lpwstr/>
      </vt:variant>
      <vt:variant>
        <vt:lpwstr>_Toc213176055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PG-Rota, Pietro</cp:lastModifiedBy>
  <cp:revision>183</cp:revision>
  <dcterms:created xsi:type="dcterms:W3CDTF">2025-11-04T13:53:00Z</dcterms:created>
  <dcterms:modified xsi:type="dcterms:W3CDTF">2025-11-05T15:24:00Z</dcterms:modified>
</cp:coreProperties>
</file>