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29FC" w14:textId="667CE956" w:rsidR="003F5E00" w:rsidRDefault="003F5E00" w:rsidP="00F61A78">
      <w:pPr>
        <w:spacing w:after="0" w:line="240" w:lineRule="auto"/>
        <w:contextualSpacing/>
        <w:jc w:val="center"/>
        <w:rPr>
          <w:rFonts w:eastAsiaTheme="majorEastAsia" w:cs="Times New Roman"/>
          <w:b/>
          <w:spacing w:val="-10"/>
          <w:kern w:val="28"/>
          <w:sz w:val="32"/>
          <w:lang w:eastAsia="en-US"/>
          <w14:ligatures w14:val="none"/>
        </w:rPr>
      </w:pPr>
      <w:r w:rsidRPr="003F5E00">
        <w:rPr>
          <w:rFonts w:eastAsiaTheme="majorEastAsia" w:cs="Times New Roman"/>
          <w:b/>
          <w:spacing w:val="-10"/>
          <w:kern w:val="28"/>
          <w:sz w:val="32"/>
          <w:lang w:eastAsia="en-US"/>
          <w14:ligatures w14:val="none"/>
        </w:rPr>
        <w:t xml:space="preserve">A Comparative Analysis of Stock Performance Across Fossil Fuel, Renewable, and Energy </w:t>
      </w:r>
      <w:r w:rsidR="00673822" w:rsidRPr="00673822">
        <w:rPr>
          <w:rFonts w:eastAsiaTheme="majorEastAsia" w:cs="Times New Roman"/>
          <w:b/>
          <w:spacing w:val="-10"/>
          <w:kern w:val="28"/>
          <w:sz w:val="32"/>
          <w:lang w:eastAsia="en-US"/>
          <w14:ligatures w14:val="none"/>
        </w:rPr>
        <w:t>Infrastructure &amp; Storage</w:t>
      </w:r>
      <w:r w:rsidR="00673822">
        <w:rPr>
          <w:rFonts w:eastAsiaTheme="majorEastAsia" w:cs="Times New Roman"/>
          <w:b/>
          <w:spacing w:val="-10"/>
          <w:kern w:val="28"/>
          <w:sz w:val="32"/>
          <w:lang w:eastAsia="en-US"/>
          <w14:ligatures w14:val="none"/>
        </w:rPr>
        <w:t xml:space="preserve"> </w:t>
      </w:r>
      <w:r w:rsidRPr="003F5E00">
        <w:rPr>
          <w:rFonts w:eastAsiaTheme="majorEastAsia" w:cs="Times New Roman"/>
          <w:b/>
          <w:spacing w:val="-10"/>
          <w:kern w:val="28"/>
          <w:sz w:val="32"/>
          <w:lang w:eastAsia="en-US"/>
          <w14:ligatures w14:val="none"/>
        </w:rPr>
        <w:t>Firms</w:t>
      </w:r>
    </w:p>
    <w:p w14:paraId="2F512B29" w14:textId="37448F52" w:rsidR="00F61A78" w:rsidRPr="003F5E00" w:rsidRDefault="003F5E00" w:rsidP="003F5E00">
      <w:pPr>
        <w:jc w:val="center"/>
        <w:rPr>
          <w:rFonts w:eastAsiaTheme="majorEastAsia" w:cs="Times New Roman"/>
          <w:b/>
          <w:spacing w:val="-10"/>
          <w:kern w:val="28"/>
          <w:sz w:val="32"/>
          <w:lang w:eastAsia="en-US"/>
          <w14:ligatures w14:val="none"/>
        </w:rPr>
      </w:pPr>
      <w:r>
        <w:rPr>
          <w:rFonts w:eastAsiaTheme="majorEastAsia" w:cs="Times New Roman"/>
          <w:b/>
          <w:spacing w:val="-10"/>
          <w:kern w:val="28"/>
          <w:sz w:val="32"/>
          <w:lang w:eastAsia="en-US"/>
          <w14:ligatures w14:val="none"/>
        </w:rPr>
        <w:br w:type="page"/>
      </w:r>
    </w:p>
    <w:p w14:paraId="425C9BC9" w14:textId="77777777" w:rsidR="00F61A78" w:rsidRPr="00F61A78" w:rsidRDefault="00F61A78" w:rsidP="00F61A78">
      <w:pPr>
        <w:spacing w:after="0" w:line="240" w:lineRule="auto"/>
        <w:contextualSpacing/>
        <w:jc w:val="center"/>
        <w:rPr>
          <w:rFonts w:eastAsiaTheme="majorEastAsia" w:cs="Times New Roman"/>
          <w:b/>
          <w:spacing w:val="-10"/>
          <w:kern w:val="28"/>
          <w:sz w:val="32"/>
          <w:lang w:val="en-US" w:eastAsia="en-US"/>
          <w14:ligatures w14:val="none"/>
        </w:rPr>
      </w:pPr>
    </w:p>
    <w:p w14:paraId="75D155CB" w14:textId="77777777" w:rsidR="00F61A78" w:rsidRPr="00F61A78" w:rsidRDefault="00F61A78" w:rsidP="00F61A78">
      <w:pPr>
        <w:spacing w:after="0" w:line="240" w:lineRule="auto"/>
        <w:contextualSpacing/>
        <w:jc w:val="center"/>
        <w:rPr>
          <w:rFonts w:eastAsiaTheme="majorEastAsia" w:cs="Times New Roman"/>
          <w:b/>
          <w:spacing w:val="-10"/>
          <w:kern w:val="28"/>
          <w:sz w:val="32"/>
          <w:lang w:val="en-US" w:eastAsia="en-US"/>
          <w14:ligatures w14:val="none"/>
        </w:rPr>
      </w:pPr>
    </w:p>
    <w:sdt>
      <w:sdtPr>
        <w:rPr>
          <w:rFonts w:eastAsiaTheme="minorHAnsi"/>
          <w:b/>
          <w:kern w:val="0"/>
          <w:szCs w:val="22"/>
          <w:lang w:val="en-US" w:eastAsia="en-US"/>
          <w14:ligatures w14:val="none"/>
        </w:rPr>
        <w:id w:val="-1533017926"/>
        <w:docPartObj>
          <w:docPartGallery w:val="Table of Contents"/>
          <w:docPartUnique/>
        </w:docPartObj>
      </w:sdtPr>
      <w:sdtEndPr>
        <w:rPr>
          <w:b w:val="0"/>
        </w:rPr>
      </w:sdtEndPr>
      <w:sdtContent>
        <w:p w14:paraId="7AD53C89" w14:textId="77777777" w:rsidR="00F61A78" w:rsidRPr="007F6BDC" w:rsidRDefault="00F61A78" w:rsidP="00F61A78">
          <w:pPr>
            <w:keepNext/>
            <w:keepLines/>
            <w:spacing w:before="240" w:after="0" w:line="256" w:lineRule="auto"/>
            <w:jc w:val="center"/>
            <w:rPr>
              <w:rFonts w:eastAsiaTheme="majorEastAsia" w:cs="Times New Roman"/>
              <w:b/>
              <w:kern w:val="0"/>
              <w:sz w:val="32"/>
              <w:szCs w:val="32"/>
              <w:lang w:val="en-US" w:eastAsia="en-US"/>
              <w14:ligatures w14:val="none"/>
            </w:rPr>
          </w:pPr>
          <w:r w:rsidRPr="007F6BDC">
            <w:rPr>
              <w:rFonts w:eastAsiaTheme="majorEastAsia" w:cs="Times New Roman"/>
              <w:b/>
              <w:kern w:val="0"/>
              <w:sz w:val="32"/>
              <w:szCs w:val="32"/>
              <w:lang w:val="en-US" w:eastAsia="en-US"/>
              <w14:ligatures w14:val="none"/>
            </w:rPr>
            <w:t>Table of Contents</w:t>
          </w:r>
        </w:p>
        <w:p w14:paraId="4D5E290E" w14:textId="7D50FE12" w:rsidR="007F6BDC" w:rsidRPr="007F6BDC" w:rsidRDefault="00F61A78">
          <w:pPr>
            <w:pStyle w:val="TOC1"/>
            <w:tabs>
              <w:tab w:val="left" w:pos="480"/>
              <w:tab w:val="right" w:leader="dot" w:pos="9016"/>
            </w:tabs>
            <w:rPr>
              <w:rFonts w:asciiTheme="minorHAnsi" w:eastAsiaTheme="minorEastAsia" w:hAnsiTheme="minorHAnsi"/>
              <w:bCs/>
              <w:noProof/>
              <w:kern w:val="2"/>
              <w:szCs w:val="24"/>
              <w14:ligatures w14:val="standardContextual"/>
            </w:rPr>
          </w:pPr>
          <w:r w:rsidRPr="007F6BDC">
            <w:rPr>
              <w:bCs/>
            </w:rPr>
            <w:fldChar w:fldCharType="begin"/>
          </w:r>
          <w:r w:rsidRPr="007F6BDC">
            <w:rPr>
              <w:bCs/>
            </w:rPr>
            <w:instrText xml:space="preserve"> TOC \o "1-3" \h \z \u </w:instrText>
          </w:r>
          <w:r w:rsidRPr="007F6BDC">
            <w:rPr>
              <w:bCs/>
            </w:rPr>
            <w:fldChar w:fldCharType="separate"/>
          </w:r>
          <w:hyperlink w:anchor="_Toc213176055" w:history="1">
            <w:r w:rsidR="007F6BDC" w:rsidRPr="007F6BDC">
              <w:rPr>
                <w:rStyle w:val="Hyperlink"/>
                <w:rFonts w:eastAsia="Times New Roman"/>
                <w:bCs/>
                <w:noProof/>
              </w:rPr>
              <w:t>1</w:t>
            </w:r>
            <w:r w:rsidR="007F6BDC" w:rsidRPr="007F6BDC">
              <w:rPr>
                <w:rFonts w:asciiTheme="minorHAnsi" w:eastAsiaTheme="minorEastAsia" w:hAnsiTheme="minorHAnsi"/>
                <w:bCs/>
                <w:noProof/>
                <w:kern w:val="2"/>
                <w:szCs w:val="24"/>
                <w14:ligatures w14:val="standardContextual"/>
              </w:rPr>
              <w:tab/>
            </w:r>
            <w:r w:rsidR="007F6BDC" w:rsidRPr="007F6BDC">
              <w:rPr>
                <w:rStyle w:val="Hyperlink"/>
                <w:rFonts w:eastAsia="Times New Roman"/>
                <w:bCs/>
                <w:noProof/>
              </w:rPr>
              <w:t>Introduction</w:t>
            </w:r>
            <w:r w:rsidR="007F6BDC" w:rsidRPr="007F6BDC">
              <w:rPr>
                <w:bCs/>
                <w:noProof/>
                <w:webHidden/>
              </w:rPr>
              <w:tab/>
            </w:r>
            <w:r w:rsidR="007F6BDC" w:rsidRPr="007F6BDC">
              <w:rPr>
                <w:bCs/>
                <w:noProof/>
                <w:webHidden/>
              </w:rPr>
              <w:fldChar w:fldCharType="begin"/>
            </w:r>
            <w:r w:rsidR="007F6BDC" w:rsidRPr="007F6BDC">
              <w:rPr>
                <w:bCs/>
                <w:noProof/>
                <w:webHidden/>
              </w:rPr>
              <w:instrText xml:space="preserve"> PAGEREF _Toc213176055 \h </w:instrText>
            </w:r>
            <w:r w:rsidR="007F6BDC" w:rsidRPr="007F6BDC">
              <w:rPr>
                <w:bCs/>
                <w:noProof/>
                <w:webHidden/>
              </w:rPr>
            </w:r>
            <w:r w:rsidR="007F6BDC" w:rsidRPr="007F6BDC">
              <w:rPr>
                <w:bCs/>
                <w:noProof/>
                <w:webHidden/>
              </w:rPr>
              <w:fldChar w:fldCharType="separate"/>
            </w:r>
            <w:r w:rsidR="007F6BDC" w:rsidRPr="007F6BDC">
              <w:rPr>
                <w:bCs/>
                <w:noProof/>
                <w:webHidden/>
              </w:rPr>
              <w:t>3</w:t>
            </w:r>
            <w:r w:rsidR="007F6BDC" w:rsidRPr="007F6BDC">
              <w:rPr>
                <w:bCs/>
                <w:noProof/>
                <w:webHidden/>
              </w:rPr>
              <w:fldChar w:fldCharType="end"/>
            </w:r>
          </w:hyperlink>
        </w:p>
        <w:p w14:paraId="3059DA53" w14:textId="737B0464"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56" w:history="1">
            <w:r w:rsidRPr="007F6BDC">
              <w:rPr>
                <w:rStyle w:val="Hyperlink"/>
                <w:bCs/>
                <w:noProof/>
              </w:rPr>
              <w:t>2</w:t>
            </w:r>
            <w:r w:rsidRPr="007F6BDC">
              <w:rPr>
                <w:rFonts w:asciiTheme="minorHAnsi" w:eastAsiaTheme="minorEastAsia" w:hAnsiTheme="minorHAnsi"/>
                <w:bCs/>
                <w:noProof/>
                <w:kern w:val="2"/>
                <w:szCs w:val="24"/>
                <w14:ligatures w14:val="standardContextual"/>
              </w:rPr>
              <w:tab/>
            </w:r>
            <w:r w:rsidRPr="007F6BDC">
              <w:rPr>
                <w:rStyle w:val="Hyperlink"/>
                <w:bCs/>
                <w:noProof/>
              </w:rPr>
              <w:t>Data Collection</w:t>
            </w:r>
            <w:r w:rsidRPr="007F6BDC">
              <w:rPr>
                <w:bCs/>
                <w:noProof/>
                <w:webHidden/>
              </w:rPr>
              <w:tab/>
            </w:r>
            <w:r w:rsidRPr="007F6BDC">
              <w:rPr>
                <w:bCs/>
                <w:noProof/>
                <w:webHidden/>
              </w:rPr>
              <w:fldChar w:fldCharType="begin"/>
            </w:r>
            <w:r w:rsidRPr="007F6BDC">
              <w:rPr>
                <w:bCs/>
                <w:noProof/>
                <w:webHidden/>
              </w:rPr>
              <w:instrText xml:space="preserve"> PAGEREF _Toc213176056 \h </w:instrText>
            </w:r>
            <w:r w:rsidRPr="007F6BDC">
              <w:rPr>
                <w:bCs/>
                <w:noProof/>
                <w:webHidden/>
              </w:rPr>
            </w:r>
            <w:r w:rsidRPr="007F6BDC">
              <w:rPr>
                <w:bCs/>
                <w:noProof/>
                <w:webHidden/>
              </w:rPr>
              <w:fldChar w:fldCharType="separate"/>
            </w:r>
            <w:r w:rsidRPr="007F6BDC">
              <w:rPr>
                <w:bCs/>
                <w:noProof/>
                <w:webHidden/>
              </w:rPr>
              <w:t>3</w:t>
            </w:r>
            <w:r w:rsidRPr="007F6BDC">
              <w:rPr>
                <w:bCs/>
                <w:noProof/>
                <w:webHidden/>
              </w:rPr>
              <w:fldChar w:fldCharType="end"/>
            </w:r>
          </w:hyperlink>
        </w:p>
        <w:p w14:paraId="02196CA3" w14:textId="15D07CA3"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57" w:history="1">
            <w:r w:rsidRPr="007F6BDC">
              <w:rPr>
                <w:rStyle w:val="Hyperlink"/>
                <w:rFonts w:eastAsia="Times New Roman"/>
                <w:bCs/>
                <w:noProof/>
              </w:rPr>
              <w:t>3</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bCs/>
                <w:noProof/>
              </w:rPr>
              <w:t>Methodology</w:t>
            </w:r>
            <w:r w:rsidRPr="007F6BDC">
              <w:rPr>
                <w:bCs/>
                <w:noProof/>
                <w:webHidden/>
              </w:rPr>
              <w:tab/>
            </w:r>
            <w:r w:rsidRPr="007F6BDC">
              <w:rPr>
                <w:bCs/>
                <w:noProof/>
                <w:webHidden/>
              </w:rPr>
              <w:fldChar w:fldCharType="begin"/>
            </w:r>
            <w:r w:rsidRPr="007F6BDC">
              <w:rPr>
                <w:bCs/>
                <w:noProof/>
                <w:webHidden/>
              </w:rPr>
              <w:instrText xml:space="preserve"> PAGEREF _Toc213176057 \h </w:instrText>
            </w:r>
            <w:r w:rsidRPr="007F6BDC">
              <w:rPr>
                <w:bCs/>
                <w:noProof/>
                <w:webHidden/>
              </w:rPr>
            </w:r>
            <w:r w:rsidRPr="007F6BDC">
              <w:rPr>
                <w:bCs/>
                <w:noProof/>
                <w:webHidden/>
              </w:rPr>
              <w:fldChar w:fldCharType="separate"/>
            </w:r>
            <w:r w:rsidRPr="007F6BDC">
              <w:rPr>
                <w:bCs/>
                <w:noProof/>
                <w:webHidden/>
              </w:rPr>
              <w:t>4</w:t>
            </w:r>
            <w:r w:rsidRPr="007F6BDC">
              <w:rPr>
                <w:bCs/>
                <w:noProof/>
                <w:webHidden/>
              </w:rPr>
              <w:fldChar w:fldCharType="end"/>
            </w:r>
          </w:hyperlink>
        </w:p>
        <w:p w14:paraId="24694B76" w14:textId="09E67C62"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58" w:history="1">
            <w:r w:rsidRPr="007F6BDC">
              <w:rPr>
                <w:rStyle w:val="Hyperlink"/>
                <w:rFonts w:eastAsia="Times New Roman"/>
                <w:bCs/>
                <w:noProof/>
              </w:rPr>
              <w:t>4</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bCs/>
                <w:noProof/>
              </w:rPr>
              <w:t>Data Analysis and Results</w:t>
            </w:r>
            <w:r w:rsidRPr="007F6BDC">
              <w:rPr>
                <w:bCs/>
                <w:noProof/>
                <w:webHidden/>
              </w:rPr>
              <w:tab/>
            </w:r>
            <w:r w:rsidRPr="007F6BDC">
              <w:rPr>
                <w:bCs/>
                <w:noProof/>
                <w:webHidden/>
              </w:rPr>
              <w:fldChar w:fldCharType="begin"/>
            </w:r>
            <w:r w:rsidRPr="007F6BDC">
              <w:rPr>
                <w:bCs/>
                <w:noProof/>
                <w:webHidden/>
              </w:rPr>
              <w:instrText xml:space="preserve"> PAGEREF _Toc213176058 \h </w:instrText>
            </w:r>
            <w:r w:rsidRPr="007F6BDC">
              <w:rPr>
                <w:bCs/>
                <w:noProof/>
                <w:webHidden/>
              </w:rPr>
            </w:r>
            <w:r w:rsidRPr="007F6BDC">
              <w:rPr>
                <w:bCs/>
                <w:noProof/>
                <w:webHidden/>
              </w:rPr>
              <w:fldChar w:fldCharType="separate"/>
            </w:r>
            <w:r w:rsidRPr="007F6BDC">
              <w:rPr>
                <w:bCs/>
                <w:noProof/>
                <w:webHidden/>
              </w:rPr>
              <w:t>5</w:t>
            </w:r>
            <w:r w:rsidRPr="007F6BDC">
              <w:rPr>
                <w:bCs/>
                <w:noProof/>
                <w:webHidden/>
              </w:rPr>
              <w:fldChar w:fldCharType="end"/>
            </w:r>
          </w:hyperlink>
        </w:p>
        <w:p w14:paraId="7680A1B8" w14:textId="780FE5BF" w:rsidR="007F6BDC" w:rsidRPr="007F6BDC" w:rsidRDefault="007F6BDC">
          <w:pPr>
            <w:pStyle w:val="TOC2"/>
            <w:tabs>
              <w:tab w:val="left" w:pos="960"/>
              <w:tab w:val="right" w:leader="dot" w:pos="9016"/>
            </w:tabs>
            <w:rPr>
              <w:rFonts w:asciiTheme="minorHAnsi" w:eastAsiaTheme="minorEastAsia" w:hAnsiTheme="minorHAnsi"/>
              <w:bCs/>
              <w:noProof/>
              <w:kern w:val="2"/>
              <w:szCs w:val="24"/>
              <w14:ligatures w14:val="standardContextual"/>
            </w:rPr>
          </w:pPr>
          <w:hyperlink w:anchor="_Toc213176059" w:history="1">
            <w:r w:rsidRPr="007F6BDC">
              <w:rPr>
                <w:rStyle w:val="Hyperlink"/>
                <w:rFonts w:eastAsia="Times New Roman"/>
                <w:bCs/>
                <w:noProof/>
              </w:rPr>
              <w:t>4.1</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bCs/>
                <w:noProof/>
              </w:rPr>
              <w:t>Descriptive Statistics:</w:t>
            </w:r>
            <w:r w:rsidRPr="007F6BDC">
              <w:rPr>
                <w:bCs/>
                <w:noProof/>
                <w:webHidden/>
              </w:rPr>
              <w:tab/>
            </w:r>
            <w:r w:rsidRPr="007F6BDC">
              <w:rPr>
                <w:bCs/>
                <w:noProof/>
                <w:webHidden/>
              </w:rPr>
              <w:fldChar w:fldCharType="begin"/>
            </w:r>
            <w:r w:rsidRPr="007F6BDC">
              <w:rPr>
                <w:bCs/>
                <w:noProof/>
                <w:webHidden/>
              </w:rPr>
              <w:instrText xml:space="preserve"> PAGEREF _Toc213176059 \h </w:instrText>
            </w:r>
            <w:r w:rsidRPr="007F6BDC">
              <w:rPr>
                <w:bCs/>
                <w:noProof/>
                <w:webHidden/>
              </w:rPr>
            </w:r>
            <w:r w:rsidRPr="007F6BDC">
              <w:rPr>
                <w:bCs/>
                <w:noProof/>
                <w:webHidden/>
              </w:rPr>
              <w:fldChar w:fldCharType="separate"/>
            </w:r>
            <w:r w:rsidRPr="007F6BDC">
              <w:rPr>
                <w:bCs/>
                <w:noProof/>
                <w:webHidden/>
              </w:rPr>
              <w:t>5</w:t>
            </w:r>
            <w:r w:rsidRPr="007F6BDC">
              <w:rPr>
                <w:bCs/>
                <w:noProof/>
                <w:webHidden/>
              </w:rPr>
              <w:fldChar w:fldCharType="end"/>
            </w:r>
          </w:hyperlink>
        </w:p>
        <w:p w14:paraId="3FC8F4FF" w14:textId="7F7CA439"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0" w:history="1">
            <w:r w:rsidRPr="007F6BDC">
              <w:rPr>
                <w:rStyle w:val="Hyperlink"/>
                <w:rFonts w:eastAsia="Times New Roman" w:cstheme="majorBidi"/>
                <w:bCs/>
                <w:noProof/>
              </w:rPr>
              <w:t>5.2 Visualizations:</w:t>
            </w:r>
            <w:r w:rsidRPr="007F6BDC">
              <w:rPr>
                <w:bCs/>
                <w:noProof/>
                <w:webHidden/>
              </w:rPr>
              <w:tab/>
            </w:r>
            <w:r w:rsidRPr="007F6BDC">
              <w:rPr>
                <w:bCs/>
                <w:noProof/>
                <w:webHidden/>
              </w:rPr>
              <w:fldChar w:fldCharType="begin"/>
            </w:r>
            <w:r w:rsidRPr="007F6BDC">
              <w:rPr>
                <w:bCs/>
                <w:noProof/>
                <w:webHidden/>
              </w:rPr>
              <w:instrText xml:space="preserve"> PAGEREF _Toc213176060 \h </w:instrText>
            </w:r>
            <w:r w:rsidRPr="007F6BDC">
              <w:rPr>
                <w:bCs/>
                <w:noProof/>
                <w:webHidden/>
              </w:rPr>
            </w:r>
            <w:r w:rsidRPr="007F6BDC">
              <w:rPr>
                <w:bCs/>
                <w:noProof/>
                <w:webHidden/>
              </w:rPr>
              <w:fldChar w:fldCharType="separate"/>
            </w:r>
            <w:r w:rsidRPr="007F6BDC">
              <w:rPr>
                <w:bCs/>
                <w:noProof/>
                <w:webHidden/>
              </w:rPr>
              <w:t>2</w:t>
            </w:r>
            <w:r w:rsidRPr="007F6BDC">
              <w:rPr>
                <w:bCs/>
                <w:noProof/>
                <w:webHidden/>
              </w:rPr>
              <w:fldChar w:fldCharType="end"/>
            </w:r>
          </w:hyperlink>
        </w:p>
        <w:p w14:paraId="1B6BBCDF" w14:textId="1F023BDF"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1" w:history="1">
            <w:r w:rsidRPr="007F6BDC">
              <w:rPr>
                <w:rStyle w:val="Hyperlink"/>
                <w:rFonts w:eastAsiaTheme="majorEastAsia" w:cstheme="majorBidi"/>
                <w:bCs/>
                <w:noProof/>
              </w:rPr>
              <w:t>5.3 Financial Metrics</w:t>
            </w:r>
            <w:r w:rsidRPr="007F6BDC">
              <w:rPr>
                <w:bCs/>
                <w:noProof/>
                <w:webHidden/>
              </w:rPr>
              <w:tab/>
            </w:r>
            <w:r w:rsidRPr="007F6BDC">
              <w:rPr>
                <w:bCs/>
                <w:noProof/>
                <w:webHidden/>
              </w:rPr>
              <w:fldChar w:fldCharType="begin"/>
            </w:r>
            <w:r w:rsidRPr="007F6BDC">
              <w:rPr>
                <w:bCs/>
                <w:noProof/>
                <w:webHidden/>
              </w:rPr>
              <w:instrText xml:space="preserve"> PAGEREF _Toc213176061 \h </w:instrText>
            </w:r>
            <w:r w:rsidRPr="007F6BDC">
              <w:rPr>
                <w:bCs/>
                <w:noProof/>
                <w:webHidden/>
              </w:rPr>
            </w:r>
            <w:r w:rsidRPr="007F6BDC">
              <w:rPr>
                <w:bCs/>
                <w:noProof/>
                <w:webHidden/>
              </w:rPr>
              <w:fldChar w:fldCharType="separate"/>
            </w:r>
            <w:r w:rsidRPr="007F6BDC">
              <w:rPr>
                <w:bCs/>
                <w:noProof/>
                <w:webHidden/>
              </w:rPr>
              <w:t>8</w:t>
            </w:r>
            <w:r w:rsidRPr="007F6BDC">
              <w:rPr>
                <w:bCs/>
                <w:noProof/>
                <w:webHidden/>
              </w:rPr>
              <w:fldChar w:fldCharType="end"/>
            </w:r>
          </w:hyperlink>
        </w:p>
        <w:p w14:paraId="0F396F83" w14:textId="5BAB8C25"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2" w:history="1">
            <w:r w:rsidRPr="007F6BDC">
              <w:rPr>
                <w:rStyle w:val="Hyperlink"/>
                <w:rFonts w:eastAsia="Times New Roman" w:cstheme="majorBidi"/>
                <w:bCs/>
                <w:noProof/>
              </w:rPr>
              <w:t>5.4 Cointegration Test:</w:t>
            </w:r>
            <w:r w:rsidRPr="007F6BDC">
              <w:rPr>
                <w:bCs/>
                <w:noProof/>
                <w:webHidden/>
              </w:rPr>
              <w:tab/>
            </w:r>
            <w:r w:rsidRPr="007F6BDC">
              <w:rPr>
                <w:bCs/>
                <w:noProof/>
                <w:webHidden/>
              </w:rPr>
              <w:fldChar w:fldCharType="begin"/>
            </w:r>
            <w:r w:rsidRPr="007F6BDC">
              <w:rPr>
                <w:bCs/>
                <w:noProof/>
                <w:webHidden/>
              </w:rPr>
              <w:instrText xml:space="preserve"> PAGEREF _Toc213176062 \h </w:instrText>
            </w:r>
            <w:r w:rsidRPr="007F6BDC">
              <w:rPr>
                <w:bCs/>
                <w:noProof/>
                <w:webHidden/>
              </w:rPr>
            </w:r>
            <w:r w:rsidRPr="007F6BDC">
              <w:rPr>
                <w:bCs/>
                <w:noProof/>
                <w:webHidden/>
              </w:rPr>
              <w:fldChar w:fldCharType="separate"/>
            </w:r>
            <w:r w:rsidRPr="007F6BDC">
              <w:rPr>
                <w:bCs/>
                <w:noProof/>
                <w:webHidden/>
              </w:rPr>
              <w:t>8</w:t>
            </w:r>
            <w:r w:rsidRPr="007F6BDC">
              <w:rPr>
                <w:bCs/>
                <w:noProof/>
                <w:webHidden/>
              </w:rPr>
              <w:fldChar w:fldCharType="end"/>
            </w:r>
          </w:hyperlink>
        </w:p>
        <w:p w14:paraId="2977A66B" w14:textId="3F0801E2"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3" w:history="1">
            <w:r w:rsidRPr="007F6BDC">
              <w:rPr>
                <w:rStyle w:val="Hyperlink"/>
                <w:rFonts w:eastAsia="Times New Roman" w:cstheme="majorBidi"/>
                <w:bCs/>
                <w:noProof/>
              </w:rPr>
              <w:t>5.5 Correlation Matrix:</w:t>
            </w:r>
            <w:r w:rsidRPr="007F6BDC">
              <w:rPr>
                <w:bCs/>
                <w:noProof/>
                <w:webHidden/>
              </w:rPr>
              <w:tab/>
            </w:r>
            <w:r w:rsidRPr="007F6BDC">
              <w:rPr>
                <w:bCs/>
                <w:noProof/>
                <w:webHidden/>
              </w:rPr>
              <w:fldChar w:fldCharType="begin"/>
            </w:r>
            <w:r w:rsidRPr="007F6BDC">
              <w:rPr>
                <w:bCs/>
                <w:noProof/>
                <w:webHidden/>
              </w:rPr>
              <w:instrText xml:space="preserve"> PAGEREF _Toc213176063 \h </w:instrText>
            </w:r>
            <w:r w:rsidRPr="007F6BDC">
              <w:rPr>
                <w:bCs/>
                <w:noProof/>
                <w:webHidden/>
              </w:rPr>
            </w:r>
            <w:r w:rsidRPr="007F6BDC">
              <w:rPr>
                <w:bCs/>
                <w:noProof/>
                <w:webHidden/>
              </w:rPr>
              <w:fldChar w:fldCharType="separate"/>
            </w:r>
            <w:r w:rsidRPr="007F6BDC">
              <w:rPr>
                <w:bCs/>
                <w:noProof/>
                <w:webHidden/>
              </w:rPr>
              <w:t>9</w:t>
            </w:r>
            <w:r w:rsidRPr="007F6BDC">
              <w:rPr>
                <w:bCs/>
                <w:noProof/>
                <w:webHidden/>
              </w:rPr>
              <w:fldChar w:fldCharType="end"/>
            </w:r>
          </w:hyperlink>
        </w:p>
        <w:p w14:paraId="6E3828B1" w14:textId="0C84D3D1"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64" w:history="1">
            <w:r w:rsidRPr="007F6BDC">
              <w:rPr>
                <w:rStyle w:val="Hyperlink"/>
                <w:rFonts w:eastAsia="Times New Roman" w:cstheme="majorBidi"/>
                <w:bCs/>
                <w:noProof/>
              </w:rPr>
              <w:t>1.</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cstheme="majorBidi"/>
                <w:bCs/>
                <w:noProof/>
              </w:rPr>
              <w:t>Discussion</w:t>
            </w:r>
            <w:r w:rsidRPr="007F6BDC">
              <w:rPr>
                <w:bCs/>
                <w:noProof/>
                <w:webHidden/>
              </w:rPr>
              <w:tab/>
            </w:r>
            <w:r w:rsidRPr="007F6BDC">
              <w:rPr>
                <w:bCs/>
                <w:noProof/>
                <w:webHidden/>
              </w:rPr>
              <w:fldChar w:fldCharType="begin"/>
            </w:r>
            <w:r w:rsidRPr="007F6BDC">
              <w:rPr>
                <w:bCs/>
                <w:noProof/>
                <w:webHidden/>
              </w:rPr>
              <w:instrText xml:space="preserve"> PAGEREF _Toc213176064 \h </w:instrText>
            </w:r>
            <w:r w:rsidRPr="007F6BDC">
              <w:rPr>
                <w:bCs/>
                <w:noProof/>
                <w:webHidden/>
              </w:rPr>
            </w:r>
            <w:r w:rsidRPr="007F6BDC">
              <w:rPr>
                <w:bCs/>
                <w:noProof/>
                <w:webHidden/>
              </w:rPr>
              <w:fldChar w:fldCharType="separate"/>
            </w:r>
            <w:r w:rsidRPr="007F6BDC">
              <w:rPr>
                <w:bCs/>
                <w:noProof/>
                <w:webHidden/>
              </w:rPr>
              <w:t>9</w:t>
            </w:r>
            <w:r w:rsidRPr="007F6BDC">
              <w:rPr>
                <w:bCs/>
                <w:noProof/>
                <w:webHidden/>
              </w:rPr>
              <w:fldChar w:fldCharType="end"/>
            </w:r>
          </w:hyperlink>
        </w:p>
        <w:p w14:paraId="7B7DF5A0" w14:textId="543EF936" w:rsidR="007F6BDC" w:rsidRPr="007F6BDC" w:rsidRDefault="007F6BDC">
          <w:pPr>
            <w:pStyle w:val="TOC1"/>
            <w:tabs>
              <w:tab w:val="right" w:leader="dot" w:pos="9016"/>
            </w:tabs>
            <w:rPr>
              <w:rFonts w:asciiTheme="minorHAnsi" w:eastAsiaTheme="minorEastAsia" w:hAnsiTheme="minorHAnsi"/>
              <w:bCs/>
              <w:noProof/>
              <w:kern w:val="2"/>
              <w:szCs w:val="24"/>
              <w14:ligatures w14:val="standardContextual"/>
            </w:rPr>
          </w:pPr>
          <w:hyperlink w:anchor="_Toc213176065" w:history="1">
            <w:r w:rsidRPr="007F6BDC">
              <w:rPr>
                <w:rStyle w:val="Hyperlink"/>
                <w:rFonts w:eastAsia="Times New Roman" w:cstheme="majorBidi"/>
                <w:bCs/>
                <w:noProof/>
              </w:rPr>
              <w:t>7. Conclusion</w:t>
            </w:r>
            <w:r w:rsidRPr="007F6BDC">
              <w:rPr>
                <w:bCs/>
                <w:noProof/>
                <w:webHidden/>
              </w:rPr>
              <w:tab/>
            </w:r>
            <w:r w:rsidRPr="007F6BDC">
              <w:rPr>
                <w:bCs/>
                <w:noProof/>
                <w:webHidden/>
              </w:rPr>
              <w:fldChar w:fldCharType="begin"/>
            </w:r>
            <w:r w:rsidRPr="007F6BDC">
              <w:rPr>
                <w:bCs/>
                <w:noProof/>
                <w:webHidden/>
              </w:rPr>
              <w:instrText xml:space="preserve"> PAGEREF _Toc213176065 \h </w:instrText>
            </w:r>
            <w:r w:rsidRPr="007F6BDC">
              <w:rPr>
                <w:bCs/>
                <w:noProof/>
                <w:webHidden/>
              </w:rPr>
            </w:r>
            <w:r w:rsidRPr="007F6BDC">
              <w:rPr>
                <w:bCs/>
                <w:noProof/>
                <w:webHidden/>
              </w:rPr>
              <w:fldChar w:fldCharType="separate"/>
            </w:r>
            <w:r w:rsidRPr="007F6BDC">
              <w:rPr>
                <w:bCs/>
                <w:noProof/>
                <w:webHidden/>
              </w:rPr>
              <w:t>10</w:t>
            </w:r>
            <w:r w:rsidRPr="007F6BDC">
              <w:rPr>
                <w:bCs/>
                <w:noProof/>
                <w:webHidden/>
              </w:rPr>
              <w:fldChar w:fldCharType="end"/>
            </w:r>
          </w:hyperlink>
        </w:p>
        <w:p w14:paraId="2A44E78C" w14:textId="766D77B1" w:rsidR="007F6BDC" w:rsidRPr="007F6BDC" w:rsidRDefault="007F6BDC">
          <w:pPr>
            <w:pStyle w:val="TOC1"/>
            <w:tabs>
              <w:tab w:val="right" w:leader="dot" w:pos="9016"/>
            </w:tabs>
            <w:rPr>
              <w:rFonts w:asciiTheme="minorHAnsi" w:eastAsiaTheme="minorEastAsia" w:hAnsiTheme="minorHAnsi"/>
              <w:bCs/>
              <w:noProof/>
              <w:kern w:val="2"/>
              <w:szCs w:val="24"/>
              <w14:ligatures w14:val="standardContextual"/>
            </w:rPr>
          </w:pPr>
          <w:hyperlink w:anchor="_Toc213176066" w:history="1">
            <w:r w:rsidRPr="007F6BDC">
              <w:rPr>
                <w:rStyle w:val="Hyperlink"/>
                <w:rFonts w:eastAsia="Times New Roman" w:cstheme="majorBidi"/>
                <w:bCs/>
                <w:noProof/>
              </w:rPr>
              <w:t>8. References</w:t>
            </w:r>
            <w:r w:rsidRPr="007F6BDC">
              <w:rPr>
                <w:bCs/>
                <w:noProof/>
                <w:webHidden/>
              </w:rPr>
              <w:tab/>
            </w:r>
            <w:r w:rsidRPr="007F6BDC">
              <w:rPr>
                <w:bCs/>
                <w:noProof/>
                <w:webHidden/>
              </w:rPr>
              <w:fldChar w:fldCharType="begin"/>
            </w:r>
            <w:r w:rsidRPr="007F6BDC">
              <w:rPr>
                <w:bCs/>
                <w:noProof/>
                <w:webHidden/>
              </w:rPr>
              <w:instrText xml:space="preserve"> PAGEREF _Toc213176066 \h </w:instrText>
            </w:r>
            <w:r w:rsidRPr="007F6BDC">
              <w:rPr>
                <w:bCs/>
                <w:noProof/>
                <w:webHidden/>
              </w:rPr>
            </w:r>
            <w:r w:rsidRPr="007F6BDC">
              <w:rPr>
                <w:bCs/>
                <w:noProof/>
                <w:webHidden/>
              </w:rPr>
              <w:fldChar w:fldCharType="separate"/>
            </w:r>
            <w:r w:rsidRPr="007F6BDC">
              <w:rPr>
                <w:bCs/>
                <w:noProof/>
                <w:webHidden/>
              </w:rPr>
              <w:t>10</w:t>
            </w:r>
            <w:r w:rsidRPr="007F6BDC">
              <w:rPr>
                <w:bCs/>
                <w:noProof/>
                <w:webHidden/>
              </w:rPr>
              <w:fldChar w:fldCharType="end"/>
            </w:r>
          </w:hyperlink>
        </w:p>
        <w:p w14:paraId="4215EE11" w14:textId="3073B968" w:rsidR="00B154EB" w:rsidRDefault="00F61A78" w:rsidP="00B154EB">
          <w:pPr>
            <w:spacing w:line="360" w:lineRule="auto"/>
            <w:rPr>
              <w:rFonts w:eastAsiaTheme="minorHAnsi"/>
              <w:kern w:val="0"/>
              <w:szCs w:val="22"/>
              <w:lang w:val="en-US" w:eastAsia="en-US"/>
              <w14:ligatures w14:val="none"/>
            </w:rPr>
          </w:pPr>
          <w:r w:rsidRPr="007F6BDC">
            <w:rPr>
              <w:rFonts w:eastAsiaTheme="minorHAnsi"/>
              <w:bCs/>
              <w:noProof/>
              <w:kern w:val="0"/>
              <w:szCs w:val="22"/>
              <w:lang w:val="en-US" w:eastAsia="en-US"/>
              <w14:ligatures w14:val="none"/>
            </w:rPr>
            <w:fldChar w:fldCharType="end"/>
          </w:r>
        </w:p>
      </w:sdtContent>
    </w:sdt>
    <w:p w14:paraId="2030176C" w14:textId="77777777" w:rsidR="00B154EB" w:rsidRDefault="00B154EB">
      <w:pPr>
        <w:rPr>
          <w:rFonts w:eastAsiaTheme="minorHAnsi"/>
          <w:kern w:val="0"/>
          <w:szCs w:val="22"/>
          <w:lang w:val="en-US" w:eastAsia="en-US"/>
          <w14:ligatures w14:val="none"/>
        </w:rPr>
      </w:pPr>
      <w:r>
        <w:rPr>
          <w:rFonts w:eastAsiaTheme="minorHAnsi"/>
          <w:kern w:val="0"/>
          <w:szCs w:val="22"/>
          <w:lang w:val="en-US" w:eastAsia="en-US"/>
          <w14:ligatures w14:val="none"/>
        </w:rPr>
        <w:br w:type="page"/>
      </w:r>
    </w:p>
    <w:p w14:paraId="35626F17" w14:textId="3360176A" w:rsidR="00153948" w:rsidRPr="00153948" w:rsidRDefault="00F61A78" w:rsidP="00307E58">
      <w:pPr>
        <w:pStyle w:val="Heading1"/>
        <w:numPr>
          <w:ilvl w:val="0"/>
          <w:numId w:val="5"/>
        </w:numPr>
        <w:rPr>
          <w:rFonts w:eastAsia="Times New Roman"/>
          <w:lang w:val="en-US" w:eastAsia="en-US"/>
        </w:rPr>
      </w:pPr>
      <w:bookmarkStart w:id="0" w:name="_Toc213176055"/>
      <w:r w:rsidRPr="00F61A78">
        <w:rPr>
          <w:rFonts w:eastAsia="Times New Roman"/>
          <w:lang w:val="en-US" w:eastAsia="en-US"/>
        </w:rPr>
        <w:t>Introduction</w:t>
      </w:r>
      <w:bookmarkEnd w:id="0"/>
    </w:p>
    <w:p w14:paraId="24156C50" w14:textId="6CE666A6" w:rsidR="00953F9F" w:rsidRPr="00153948" w:rsidRDefault="009B7ECC" w:rsidP="00153948">
      <w:pPr>
        <w:rPr>
          <w:rFonts w:cs="Times New Roman"/>
        </w:rPr>
      </w:pPr>
      <w:r w:rsidRPr="00153948">
        <w:rPr>
          <w:rFonts w:cs="Times New Roman"/>
        </w:rPr>
        <w:t xml:space="preserve">This analysis </w:t>
      </w:r>
      <w:r w:rsidR="006A2A1C" w:rsidRPr="00153948">
        <w:rPr>
          <w:rFonts w:cs="Times New Roman"/>
        </w:rPr>
        <w:t xml:space="preserve">aims to showcase </w:t>
      </w:r>
      <w:r w:rsidRPr="00153948">
        <w:rPr>
          <w:rFonts w:cs="Times New Roman"/>
          <w:lang w:val="en-US" w:eastAsia="en-US"/>
        </w:rPr>
        <w:t xml:space="preserve">over the past year </w:t>
      </w:r>
      <w:r w:rsidR="006A2A1C" w:rsidRPr="00153948">
        <w:rPr>
          <w:rFonts w:cs="Times New Roman"/>
        </w:rPr>
        <w:t xml:space="preserve">the performance of companies dealing in the energy sector, </w:t>
      </w:r>
      <w:r w:rsidR="00953F9F" w:rsidRPr="00153948">
        <w:rPr>
          <w:rFonts w:cs="Times New Roman"/>
        </w:rPr>
        <w:t>over the last year especially lookin</w:t>
      </w:r>
      <w:r w:rsidR="00D216B6" w:rsidRPr="00153948">
        <w:rPr>
          <w:rFonts w:cs="Times New Roman"/>
        </w:rPr>
        <w:t xml:space="preserve">g </w:t>
      </w:r>
      <w:r w:rsidR="00953F9F" w:rsidRPr="00153948">
        <w:rPr>
          <w:rFonts w:cs="Times New Roman"/>
        </w:rPr>
        <w:t>at the renewable energy sector.</w:t>
      </w:r>
    </w:p>
    <w:p w14:paraId="056C4B8D" w14:textId="0F9B7735" w:rsidR="009B7ECC" w:rsidRPr="00153948" w:rsidRDefault="00953F9F" w:rsidP="00153948">
      <w:pPr>
        <w:rPr>
          <w:rFonts w:cs="Times New Roman"/>
          <w:lang w:val="en-US" w:eastAsia="en-US"/>
        </w:rPr>
      </w:pPr>
      <w:r w:rsidRPr="00153948">
        <w:rPr>
          <w:rFonts w:cs="Times New Roman"/>
          <w:lang w:val="en-US" w:eastAsia="en-US"/>
        </w:rPr>
        <w:t>The last year has been marked by significant volatility and structural shifts</w:t>
      </w:r>
      <w:r w:rsidRPr="00153948">
        <w:rPr>
          <w:rFonts w:cs="Times New Roman"/>
        </w:rPr>
        <w:t xml:space="preserve"> mainly </w:t>
      </w:r>
      <w:r w:rsidRPr="00153948">
        <w:rPr>
          <w:rFonts w:cs="Times New Roman"/>
          <w:lang w:val="en-US" w:eastAsia="en-US"/>
        </w:rPr>
        <w:t>driven by geopolitical events, fluctuating commodity prices (like oil and natural gas), increasing pressure for the global energy transition toward renewables, and macroeconomic factors like inflation and interest rate changes</w:t>
      </w:r>
      <w:r w:rsidR="009B7ECC" w:rsidRPr="00153948">
        <w:rPr>
          <w:rFonts w:cs="Times New Roman"/>
          <w:lang w:val="en-US" w:eastAsia="en-US"/>
        </w:rPr>
        <w:t xml:space="preserve">. </w:t>
      </w:r>
      <w:r w:rsidRPr="00153948">
        <w:rPr>
          <w:rFonts w:cs="Times New Roman"/>
        </w:rPr>
        <w:t xml:space="preserve">This sector overall has been having a slow year which may also signal some deeper </w:t>
      </w:r>
      <w:r w:rsidR="00233102" w:rsidRPr="00153948">
        <w:rPr>
          <w:rFonts w:cs="Times New Roman"/>
        </w:rPr>
        <w:t>instability</w:t>
      </w:r>
      <w:r w:rsidRPr="00153948">
        <w:rPr>
          <w:rFonts w:cs="Times New Roman"/>
        </w:rPr>
        <w:t xml:space="preserve"> in the </w:t>
      </w:r>
      <w:r w:rsidR="00F1249A" w:rsidRPr="00153948">
        <w:rPr>
          <w:rFonts w:cs="Times New Roman"/>
        </w:rPr>
        <w:t>global economy and trade.</w:t>
      </w:r>
    </w:p>
    <w:p w14:paraId="27A5729F" w14:textId="13C2D74B" w:rsidR="004324FF" w:rsidRPr="004324FF" w:rsidRDefault="009B7ECC" w:rsidP="00153948">
      <w:pPr>
        <w:rPr>
          <w:rFonts w:cs="Times New Roman"/>
          <w:lang w:val="en-US" w:eastAsia="en-US"/>
        </w:rPr>
      </w:pPr>
      <w:r w:rsidRPr="00153948">
        <w:rPr>
          <w:rFonts w:cs="Times New Roman"/>
          <w:lang w:val="en-US" w:eastAsia="en-US"/>
        </w:rPr>
        <w:t>By examining key financial indicators such as</w:t>
      </w:r>
      <w:r w:rsidR="00233102" w:rsidRPr="00153948">
        <w:rPr>
          <w:rFonts w:cs="Times New Roman"/>
        </w:rPr>
        <w:t xml:space="preserve"> returns on assets (ROA) return on equity (ROE)</w:t>
      </w:r>
      <w:r w:rsidRPr="00153948">
        <w:rPr>
          <w:rFonts w:cs="Times New Roman"/>
          <w:lang w:val="en-US" w:eastAsia="en-US"/>
        </w:rPr>
        <w:t xml:space="preserve">, </w:t>
      </w:r>
      <w:r w:rsidR="00233102" w:rsidRPr="00153948">
        <w:rPr>
          <w:rFonts w:cs="Times New Roman"/>
        </w:rPr>
        <w:t xml:space="preserve">to understand how much of their performance is coming from debt, </w:t>
      </w:r>
      <w:r w:rsidRPr="00153948">
        <w:rPr>
          <w:rFonts w:cs="Times New Roman"/>
          <w:lang w:val="en-US" w:eastAsia="en-US"/>
        </w:rPr>
        <w:t>earnings per share</w:t>
      </w:r>
      <w:r w:rsidR="00233102" w:rsidRPr="00153948">
        <w:rPr>
          <w:rFonts w:cs="Times New Roman"/>
        </w:rPr>
        <w:t xml:space="preserve"> (EPS)</w:t>
      </w:r>
      <w:r w:rsidR="00D5299A" w:rsidRPr="00153948">
        <w:rPr>
          <w:rFonts w:cs="Times New Roman"/>
        </w:rPr>
        <w:t xml:space="preserve">, price to </w:t>
      </w:r>
      <w:r w:rsidR="00D216B6" w:rsidRPr="00153948">
        <w:rPr>
          <w:rFonts w:cs="Times New Roman"/>
        </w:rPr>
        <w:t>earnings</w:t>
      </w:r>
      <w:r w:rsidR="00D5299A" w:rsidRPr="00153948">
        <w:rPr>
          <w:rFonts w:cs="Times New Roman"/>
        </w:rPr>
        <w:t xml:space="preserve"> ratio (PE)</w:t>
      </w:r>
      <w:r w:rsidR="008B25A6" w:rsidRPr="00153948">
        <w:rPr>
          <w:rFonts w:cs="Times New Roman"/>
        </w:rPr>
        <w:t>, market cap to understand if there are any correlation regarding the size of the companies</w:t>
      </w:r>
      <w:r w:rsidRPr="00153948">
        <w:rPr>
          <w:rFonts w:cs="Times New Roman"/>
          <w:lang w:val="en-US" w:eastAsia="en-US"/>
        </w:rPr>
        <w:t>, investors and analysts can gain a comprehensive understanding of the sector's current state and future prospects. This knowledge is particularly important given the sector's central role in global economies and its growing importance amidst transitions towards cleaner energy sources</w:t>
      </w:r>
      <w:r w:rsidR="00C12A86">
        <w:rPr>
          <w:rFonts w:cs="Times New Roman"/>
          <w:lang w:val="en-US" w:eastAsia="en-US"/>
        </w:rPr>
        <w:t>.</w:t>
      </w:r>
    </w:p>
    <w:p w14:paraId="4694E3E4" w14:textId="77777777" w:rsidR="00F61A78" w:rsidRPr="000A1A12" w:rsidRDefault="00F61A78" w:rsidP="00307E58">
      <w:pPr>
        <w:pStyle w:val="Heading1"/>
        <w:numPr>
          <w:ilvl w:val="0"/>
          <w:numId w:val="5"/>
        </w:numPr>
      </w:pPr>
      <w:bookmarkStart w:id="1" w:name="_Toc213176056"/>
      <w:r w:rsidRPr="000A1A12">
        <w:t>Data Collection</w:t>
      </w:r>
      <w:bookmarkEnd w:id="1"/>
    </w:p>
    <w:p w14:paraId="58F78987" w14:textId="03326339" w:rsidR="00F61A78" w:rsidRPr="000A1A12" w:rsidRDefault="00C4329D" w:rsidP="000A1A12">
      <w:r w:rsidRPr="000A1A12">
        <w:t xml:space="preserve">All the </w:t>
      </w:r>
      <w:r w:rsidR="00F61A78" w:rsidRPr="000A1A12">
        <w:t xml:space="preserve">Financial information was retrieved </w:t>
      </w:r>
      <w:r w:rsidRPr="000A1A12">
        <w:t xml:space="preserve">from the </w:t>
      </w:r>
      <w:r w:rsidR="00F61A78" w:rsidRPr="000A1A12">
        <w:t>Bloomberg</w:t>
      </w:r>
      <w:r w:rsidRPr="000A1A12">
        <w:t xml:space="preserve"> terminal</w:t>
      </w:r>
      <w:r w:rsidR="008279F2" w:rsidRPr="000A1A12">
        <w:t xml:space="preserve"> using BQL to align the dates including different holidays where the market was closed and currencies</w:t>
      </w:r>
      <w:r w:rsidR="00A33F90" w:rsidRPr="000A1A12">
        <w:t xml:space="preserve"> have been converted to the British pound</w:t>
      </w:r>
      <w:r w:rsidR="00F61A78" w:rsidRPr="000A1A12">
        <w:t xml:space="preserve">, </w:t>
      </w:r>
      <w:r w:rsidR="001A09FF" w:rsidRPr="000A1A12">
        <w:t>the 10 companies that have been chosen are</w:t>
      </w:r>
      <w:r w:rsidR="008B6600" w:rsidRPr="000A1A12">
        <w:t>:</w:t>
      </w:r>
    </w:p>
    <w:tbl>
      <w:tblPr>
        <w:tblStyle w:val="TableGrid"/>
        <w:tblW w:w="5000" w:type="pct"/>
        <w:tblLook w:val="04A0" w:firstRow="1" w:lastRow="0" w:firstColumn="1" w:lastColumn="0" w:noHBand="0" w:noVBand="1"/>
      </w:tblPr>
      <w:tblGrid>
        <w:gridCol w:w="2332"/>
        <w:gridCol w:w="1792"/>
        <w:gridCol w:w="1836"/>
        <w:gridCol w:w="3056"/>
      </w:tblGrid>
      <w:tr w:rsidR="008C00E2" w:rsidRPr="000A1A12" w14:paraId="519CA9E9" w14:textId="77777777" w:rsidTr="008C00E2">
        <w:tc>
          <w:tcPr>
            <w:tcW w:w="1293" w:type="pct"/>
          </w:tcPr>
          <w:p w14:paraId="391453FA" w14:textId="77777777" w:rsidR="008C00E2" w:rsidRPr="000A1A12" w:rsidRDefault="008C00E2" w:rsidP="000A1A12">
            <w:pPr>
              <w:rPr>
                <w:b/>
                <w:bCs/>
                <w:sz w:val="22"/>
                <w:szCs w:val="22"/>
              </w:rPr>
            </w:pPr>
            <w:r w:rsidRPr="000A1A12">
              <w:rPr>
                <w:b/>
                <w:bCs/>
                <w:sz w:val="22"/>
                <w:szCs w:val="22"/>
              </w:rPr>
              <w:t xml:space="preserve">Company name </w:t>
            </w:r>
          </w:p>
        </w:tc>
        <w:tc>
          <w:tcPr>
            <w:tcW w:w="994" w:type="pct"/>
          </w:tcPr>
          <w:p w14:paraId="352FED0E" w14:textId="77777777" w:rsidR="008C00E2" w:rsidRPr="000A1A12" w:rsidRDefault="008C00E2" w:rsidP="000A1A12">
            <w:pPr>
              <w:rPr>
                <w:b/>
                <w:bCs/>
                <w:sz w:val="22"/>
                <w:szCs w:val="22"/>
              </w:rPr>
            </w:pPr>
            <w:r w:rsidRPr="000A1A12">
              <w:rPr>
                <w:b/>
                <w:bCs/>
                <w:sz w:val="22"/>
                <w:szCs w:val="22"/>
              </w:rPr>
              <w:t>Bloomberg ticker</w:t>
            </w:r>
          </w:p>
        </w:tc>
        <w:tc>
          <w:tcPr>
            <w:tcW w:w="1018" w:type="pct"/>
          </w:tcPr>
          <w:p w14:paraId="0AA6137F" w14:textId="77777777" w:rsidR="008C00E2" w:rsidRPr="000A1A12" w:rsidRDefault="008C00E2" w:rsidP="000A1A12">
            <w:pPr>
              <w:rPr>
                <w:b/>
                <w:bCs/>
                <w:sz w:val="22"/>
                <w:szCs w:val="22"/>
              </w:rPr>
            </w:pPr>
            <w:r w:rsidRPr="000A1A12">
              <w:rPr>
                <w:b/>
                <w:bCs/>
                <w:sz w:val="22"/>
                <w:szCs w:val="22"/>
              </w:rPr>
              <w:t xml:space="preserve">Primary exchange </w:t>
            </w:r>
          </w:p>
        </w:tc>
        <w:tc>
          <w:tcPr>
            <w:tcW w:w="1695" w:type="pct"/>
          </w:tcPr>
          <w:p w14:paraId="2046A7B6" w14:textId="77777777" w:rsidR="008C00E2" w:rsidRPr="000A1A12" w:rsidRDefault="008C00E2" w:rsidP="000A1A12">
            <w:pPr>
              <w:rPr>
                <w:b/>
                <w:bCs/>
                <w:sz w:val="22"/>
                <w:szCs w:val="22"/>
              </w:rPr>
            </w:pPr>
            <w:r w:rsidRPr="000A1A12">
              <w:rPr>
                <w:b/>
                <w:bCs/>
                <w:sz w:val="22"/>
                <w:szCs w:val="22"/>
              </w:rPr>
              <w:t>BICS sector 4 level</w:t>
            </w:r>
          </w:p>
        </w:tc>
      </w:tr>
      <w:tr w:rsidR="008C00E2" w:rsidRPr="000A1A12" w14:paraId="6E04F97D" w14:textId="77777777" w:rsidTr="008C00E2">
        <w:tc>
          <w:tcPr>
            <w:tcW w:w="1293" w:type="pct"/>
          </w:tcPr>
          <w:p w14:paraId="022F43B6" w14:textId="77777777" w:rsidR="008C00E2" w:rsidRPr="000A1A12" w:rsidRDefault="008C00E2" w:rsidP="000A1A12">
            <w:pPr>
              <w:rPr>
                <w:sz w:val="22"/>
                <w:szCs w:val="22"/>
              </w:rPr>
            </w:pPr>
            <w:r w:rsidRPr="000A1A12">
              <w:rPr>
                <w:sz w:val="22"/>
                <w:szCs w:val="22"/>
              </w:rPr>
              <w:t>Siemens AG</w:t>
            </w:r>
          </w:p>
        </w:tc>
        <w:tc>
          <w:tcPr>
            <w:tcW w:w="994" w:type="pct"/>
            <w:vAlign w:val="bottom"/>
          </w:tcPr>
          <w:p w14:paraId="024570F9" w14:textId="77777777" w:rsidR="008C00E2" w:rsidRPr="000A1A12" w:rsidRDefault="008C00E2" w:rsidP="000A1A12">
            <w:pPr>
              <w:rPr>
                <w:sz w:val="22"/>
                <w:szCs w:val="22"/>
              </w:rPr>
            </w:pPr>
            <w:r w:rsidRPr="000A1A12">
              <w:rPr>
                <w:sz w:val="22"/>
                <w:szCs w:val="22"/>
              </w:rPr>
              <w:t>SIE GY Equity</w:t>
            </w:r>
          </w:p>
        </w:tc>
        <w:tc>
          <w:tcPr>
            <w:tcW w:w="1018" w:type="pct"/>
            <w:vAlign w:val="bottom"/>
          </w:tcPr>
          <w:p w14:paraId="3D0BA8FE" w14:textId="77777777" w:rsidR="008C00E2" w:rsidRPr="000A1A12" w:rsidRDefault="008C00E2" w:rsidP="000A1A12">
            <w:pPr>
              <w:rPr>
                <w:sz w:val="22"/>
                <w:szCs w:val="22"/>
              </w:rPr>
            </w:pPr>
            <w:proofErr w:type="spellStart"/>
            <w:r w:rsidRPr="000A1A12">
              <w:rPr>
                <w:sz w:val="22"/>
                <w:szCs w:val="22"/>
              </w:rPr>
              <w:t>Xetra</w:t>
            </w:r>
            <w:proofErr w:type="spellEnd"/>
          </w:p>
        </w:tc>
        <w:tc>
          <w:tcPr>
            <w:tcW w:w="1695" w:type="pct"/>
            <w:vAlign w:val="bottom"/>
          </w:tcPr>
          <w:p w14:paraId="035EFC62" w14:textId="77777777" w:rsidR="008C00E2" w:rsidRPr="000A1A12" w:rsidRDefault="008C00E2" w:rsidP="000A1A12">
            <w:pPr>
              <w:rPr>
                <w:sz w:val="22"/>
                <w:szCs w:val="22"/>
              </w:rPr>
            </w:pPr>
            <w:r w:rsidRPr="000A1A12">
              <w:rPr>
                <w:sz w:val="22"/>
                <w:szCs w:val="22"/>
              </w:rPr>
              <w:t>Diversified Industrials</w:t>
            </w:r>
          </w:p>
        </w:tc>
      </w:tr>
      <w:tr w:rsidR="008C00E2" w:rsidRPr="000A1A12" w14:paraId="6EFFB534" w14:textId="77777777" w:rsidTr="008C00E2">
        <w:tc>
          <w:tcPr>
            <w:tcW w:w="1293" w:type="pct"/>
          </w:tcPr>
          <w:p w14:paraId="4FE431F6" w14:textId="43E2778C" w:rsidR="008C00E2" w:rsidRPr="000A1A12" w:rsidRDefault="00A26C0C" w:rsidP="000A1A12">
            <w:pPr>
              <w:rPr>
                <w:sz w:val="22"/>
                <w:szCs w:val="22"/>
              </w:rPr>
            </w:pPr>
            <w:r w:rsidRPr="000A1A12">
              <w:rPr>
                <w:sz w:val="22"/>
                <w:szCs w:val="22"/>
              </w:rPr>
              <w:t>First Solar</w:t>
            </w:r>
            <w:r w:rsidRPr="000A1A12">
              <w:rPr>
                <w:sz w:val="22"/>
                <w:szCs w:val="22"/>
              </w:rPr>
              <w:t xml:space="preserve"> </w:t>
            </w:r>
            <w:r w:rsidRPr="000A1A12">
              <w:rPr>
                <w:sz w:val="22"/>
                <w:szCs w:val="22"/>
              </w:rPr>
              <w:t>Inc.</w:t>
            </w:r>
          </w:p>
        </w:tc>
        <w:tc>
          <w:tcPr>
            <w:tcW w:w="994" w:type="pct"/>
            <w:vAlign w:val="bottom"/>
          </w:tcPr>
          <w:p w14:paraId="1EFBF30C" w14:textId="77777777" w:rsidR="008C00E2" w:rsidRPr="000A1A12" w:rsidRDefault="008C00E2" w:rsidP="000A1A12">
            <w:pPr>
              <w:rPr>
                <w:sz w:val="22"/>
                <w:szCs w:val="22"/>
              </w:rPr>
            </w:pPr>
            <w:r w:rsidRPr="000A1A12">
              <w:rPr>
                <w:sz w:val="22"/>
                <w:szCs w:val="22"/>
              </w:rPr>
              <w:t>FSLR US Equity</w:t>
            </w:r>
          </w:p>
        </w:tc>
        <w:tc>
          <w:tcPr>
            <w:tcW w:w="1018" w:type="pct"/>
            <w:vAlign w:val="bottom"/>
          </w:tcPr>
          <w:p w14:paraId="42A7E435" w14:textId="77777777" w:rsidR="008C00E2" w:rsidRPr="000A1A12" w:rsidRDefault="008C00E2" w:rsidP="000A1A12">
            <w:pPr>
              <w:rPr>
                <w:sz w:val="22"/>
                <w:szCs w:val="22"/>
              </w:rPr>
            </w:pPr>
            <w:r w:rsidRPr="000A1A12">
              <w:rPr>
                <w:sz w:val="22"/>
                <w:szCs w:val="22"/>
              </w:rPr>
              <w:t>NASDAQ GS</w:t>
            </w:r>
          </w:p>
        </w:tc>
        <w:tc>
          <w:tcPr>
            <w:tcW w:w="1695" w:type="pct"/>
            <w:vAlign w:val="bottom"/>
          </w:tcPr>
          <w:p w14:paraId="3DEAAD1B" w14:textId="77777777" w:rsidR="008C00E2" w:rsidRPr="000A1A12" w:rsidRDefault="008C00E2" w:rsidP="000A1A12">
            <w:pPr>
              <w:rPr>
                <w:sz w:val="22"/>
                <w:szCs w:val="22"/>
              </w:rPr>
            </w:pPr>
            <w:r w:rsidRPr="000A1A12">
              <w:rPr>
                <w:sz w:val="22"/>
                <w:szCs w:val="22"/>
              </w:rPr>
              <w:t>Renewable Energy Equipment</w:t>
            </w:r>
          </w:p>
        </w:tc>
      </w:tr>
      <w:tr w:rsidR="008C00E2" w:rsidRPr="000A1A12" w14:paraId="0F742F26" w14:textId="77777777" w:rsidTr="008C00E2">
        <w:tc>
          <w:tcPr>
            <w:tcW w:w="1293" w:type="pct"/>
          </w:tcPr>
          <w:p w14:paraId="62D78845" w14:textId="77777777" w:rsidR="008C00E2" w:rsidRPr="000A1A12" w:rsidRDefault="008C00E2" w:rsidP="000A1A12">
            <w:pPr>
              <w:rPr>
                <w:sz w:val="22"/>
                <w:szCs w:val="22"/>
              </w:rPr>
            </w:pPr>
            <w:r w:rsidRPr="000A1A12">
              <w:rPr>
                <w:sz w:val="22"/>
                <w:szCs w:val="22"/>
              </w:rPr>
              <w:t xml:space="preserve">Eni </w:t>
            </w:r>
            <w:proofErr w:type="spellStart"/>
            <w:r w:rsidRPr="000A1A12">
              <w:rPr>
                <w:sz w:val="22"/>
                <w:szCs w:val="22"/>
              </w:rPr>
              <w:t>SpA</w:t>
            </w:r>
            <w:proofErr w:type="spellEnd"/>
          </w:p>
        </w:tc>
        <w:tc>
          <w:tcPr>
            <w:tcW w:w="994" w:type="pct"/>
            <w:vAlign w:val="bottom"/>
          </w:tcPr>
          <w:p w14:paraId="19602B4C" w14:textId="77777777" w:rsidR="008C00E2" w:rsidRPr="000A1A12" w:rsidRDefault="008C00E2" w:rsidP="000A1A12">
            <w:pPr>
              <w:rPr>
                <w:sz w:val="22"/>
                <w:szCs w:val="22"/>
              </w:rPr>
            </w:pPr>
            <w:r w:rsidRPr="000A1A12">
              <w:rPr>
                <w:sz w:val="22"/>
                <w:szCs w:val="22"/>
              </w:rPr>
              <w:t>ENI IM Equity</w:t>
            </w:r>
          </w:p>
        </w:tc>
        <w:tc>
          <w:tcPr>
            <w:tcW w:w="1018" w:type="pct"/>
            <w:vAlign w:val="bottom"/>
          </w:tcPr>
          <w:p w14:paraId="1969BDBB" w14:textId="77777777" w:rsidR="008C00E2" w:rsidRPr="000A1A12" w:rsidRDefault="008C00E2" w:rsidP="000A1A12">
            <w:pPr>
              <w:rPr>
                <w:sz w:val="22"/>
                <w:szCs w:val="22"/>
              </w:rPr>
            </w:pPr>
            <w:r w:rsidRPr="000A1A12">
              <w:rPr>
                <w:sz w:val="22"/>
                <w:szCs w:val="22"/>
              </w:rPr>
              <w:t xml:space="preserve">Borsa </w:t>
            </w:r>
            <w:proofErr w:type="spellStart"/>
            <w:r w:rsidRPr="000A1A12">
              <w:rPr>
                <w:sz w:val="22"/>
                <w:szCs w:val="22"/>
              </w:rPr>
              <w:t>Italiana</w:t>
            </w:r>
            <w:proofErr w:type="spellEnd"/>
          </w:p>
        </w:tc>
        <w:tc>
          <w:tcPr>
            <w:tcW w:w="1695" w:type="pct"/>
            <w:vAlign w:val="bottom"/>
          </w:tcPr>
          <w:p w14:paraId="08A079FA" w14:textId="77777777" w:rsidR="008C00E2" w:rsidRPr="000A1A12" w:rsidRDefault="008C00E2" w:rsidP="000A1A12">
            <w:pPr>
              <w:rPr>
                <w:sz w:val="22"/>
                <w:szCs w:val="22"/>
              </w:rPr>
            </w:pPr>
            <w:r w:rsidRPr="000A1A12">
              <w:rPr>
                <w:sz w:val="22"/>
                <w:szCs w:val="22"/>
              </w:rPr>
              <w:t>Integrated Oils</w:t>
            </w:r>
          </w:p>
        </w:tc>
      </w:tr>
      <w:tr w:rsidR="008C00E2" w:rsidRPr="000A1A12" w14:paraId="4EAB0FA4" w14:textId="77777777" w:rsidTr="008C00E2">
        <w:tc>
          <w:tcPr>
            <w:tcW w:w="1293" w:type="pct"/>
          </w:tcPr>
          <w:p w14:paraId="77416CED" w14:textId="77777777" w:rsidR="008C00E2" w:rsidRPr="000A1A12" w:rsidRDefault="008C00E2" w:rsidP="000A1A12">
            <w:pPr>
              <w:rPr>
                <w:sz w:val="22"/>
                <w:szCs w:val="22"/>
              </w:rPr>
            </w:pPr>
            <w:r w:rsidRPr="000A1A12">
              <w:rPr>
                <w:sz w:val="22"/>
                <w:szCs w:val="22"/>
              </w:rPr>
              <w:t>EnerSys</w:t>
            </w:r>
          </w:p>
        </w:tc>
        <w:tc>
          <w:tcPr>
            <w:tcW w:w="994" w:type="pct"/>
            <w:vAlign w:val="bottom"/>
          </w:tcPr>
          <w:p w14:paraId="31157B15" w14:textId="77777777" w:rsidR="008C00E2" w:rsidRPr="000A1A12" w:rsidRDefault="008C00E2" w:rsidP="000A1A12">
            <w:pPr>
              <w:rPr>
                <w:sz w:val="22"/>
                <w:szCs w:val="22"/>
              </w:rPr>
            </w:pPr>
            <w:r w:rsidRPr="000A1A12">
              <w:rPr>
                <w:sz w:val="22"/>
                <w:szCs w:val="22"/>
              </w:rPr>
              <w:t>ENS US Equity</w:t>
            </w:r>
          </w:p>
        </w:tc>
        <w:tc>
          <w:tcPr>
            <w:tcW w:w="1018" w:type="pct"/>
            <w:vAlign w:val="bottom"/>
          </w:tcPr>
          <w:p w14:paraId="201FAE18" w14:textId="77777777" w:rsidR="008C00E2" w:rsidRPr="000A1A12" w:rsidRDefault="008C00E2" w:rsidP="000A1A12">
            <w:pPr>
              <w:rPr>
                <w:sz w:val="22"/>
                <w:szCs w:val="22"/>
              </w:rPr>
            </w:pPr>
            <w:r w:rsidRPr="000A1A12">
              <w:rPr>
                <w:sz w:val="22"/>
                <w:szCs w:val="22"/>
              </w:rPr>
              <w:t>New York</w:t>
            </w:r>
          </w:p>
        </w:tc>
        <w:tc>
          <w:tcPr>
            <w:tcW w:w="1695" w:type="pct"/>
            <w:vAlign w:val="bottom"/>
          </w:tcPr>
          <w:p w14:paraId="7A66A3E9" w14:textId="77777777" w:rsidR="008C00E2" w:rsidRPr="000A1A12" w:rsidRDefault="008C00E2" w:rsidP="000A1A12">
            <w:pPr>
              <w:rPr>
                <w:sz w:val="22"/>
                <w:szCs w:val="22"/>
              </w:rPr>
            </w:pPr>
            <w:r w:rsidRPr="000A1A12">
              <w:rPr>
                <w:sz w:val="22"/>
                <w:szCs w:val="22"/>
              </w:rPr>
              <w:t>Renewable Energy Equipment</w:t>
            </w:r>
          </w:p>
        </w:tc>
      </w:tr>
      <w:tr w:rsidR="008C00E2" w:rsidRPr="000A1A12" w14:paraId="131457E9" w14:textId="77777777" w:rsidTr="008C00E2">
        <w:tc>
          <w:tcPr>
            <w:tcW w:w="1293" w:type="pct"/>
          </w:tcPr>
          <w:p w14:paraId="1383D2EF" w14:textId="77777777" w:rsidR="008C00E2" w:rsidRPr="000A1A12" w:rsidRDefault="008C00E2" w:rsidP="000A1A12">
            <w:pPr>
              <w:rPr>
                <w:sz w:val="22"/>
                <w:szCs w:val="22"/>
              </w:rPr>
            </w:pPr>
            <w:r w:rsidRPr="000A1A12">
              <w:rPr>
                <w:sz w:val="22"/>
                <w:szCs w:val="22"/>
              </w:rPr>
              <w:t>Shell PLC</w:t>
            </w:r>
          </w:p>
        </w:tc>
        <w:tc>
          <w:tcPr>
            <w:tcW w:w="994" w:type="pct"/>
            <w:vAlign w:val="bottom"/>
          </w:tcPr>
          <w:p w14:paraId="02614B92" w14:textId="77777777" w:rsidR="008C00E2" w:rsidRPr="000A1A12" w:rsidRDefault="008C00E2" w:rsidP="000A1A12">
            <w:pPr>
              <w:rPr>
                <w:sz w:val="22"/>
                <w:szCs w:val="22"/>
              </w:rPr>
            </w:pPr>
            <w:r w:rsidRPr="000A1A12">
              <w:rPr>
                <w:sz w:val="22"/>
                <w:szCs w:val="22"/>
              </w:rPr>
              <w:t>SHEL LN Equity</w:t>
            </w:r>
          </w:p>
        </w:tc>
        <w:tc>
          <w:tcPr>
            <w:tcW w:w="1018" w:type="pct"/>
            <w:vAlign w:val="bottom"/>
          </w:tcPr>
          <w:p w14:paraId="699CD131" w14:textId="77777777" w:rsidR="008C00E2" w:rsidRPr="000A1A12" w:rsidRDefault="008C00E2" w:rsidP="000A1A12">
            <w:pPr>
              <w:rPr>
                <w:sz w:val="22"/>
                <w:szCs w:val="22"/>
              </w:rPr>
            </w:pPr>
            <w:r w:rsidRPr="000A1A12">
              <w:rPr>
                <w:sz w:val="22"/>
                <w:szCs w:val="22"/>
              </w:rPr>
              <w:t>London</w:t>
            </w:r>
          </w:p>
        </w:tc>
        <w:tc>
          <w:tcPr>
            <w:tcW w:w="1695" w:type="pct"/>
            <w:vAlign w:val="bottom"/>
          </w:tcPr>
          <w:p w14:paraId="401224A3" w14:textId="77777777" w:rsidR="008C00E2" w:rsidRPr="000A1A12" w:rsidRDefault="008C00E2" w:rsidP="000A1A12">
            <w:pPr>
              <w:rPr>
                <w:sz w:val="22"/>
                <w:szCs w:val="22"/>
              </w:rPr>
            </w:pPr>
            <w:r w:rsidRPr="000A1A12">
              <w:rPr>
                <w:sz w:val="22"/>
                <w:szCs w:val="22"/>
              </w:rPr>
              <w:t>Integrated Oils</w:t>
            </w:r>
          </w:p>
        </w:tc>
      </w:tr>
      <w:tr w:rsidR="008C00E2" w:rsidRPr="000A1A12" w14:paraId="343699E8" w14:textId="77777777" w:rsidTr="008C00E2">
        <w:tc>
          <w:tcPr>
            <w:tcW w:w="1293" w:type="pct"/>
          </w:tcPr>
          <w:p w14:paraId="0E7D3F31" w14:textId="1DEE858F" w:rsidR="008C00E2" w:rsidRPr="000A1A12" w:rsidRDefault="008C00E2" w:rsidP="000A1A12">
            <w:pPr>
              <w:rPr>
                <w:sz w:val="22"/>
                <w:szCs w:val="22"/>
              </w:rPr>
            </w:pPr>
            <w:proofErr w:type="spellStart"/>
            <w:r w:rsidRPr="000A1A12">
              <w:rPr>
                <w:sz w:val="22"/>
                <w:szCs w:val="22"/>
              </w:rPr>
              <w:t>Snam</w:t>
            </w:r>
            <w:proofErr w:type="spellEnd"/>
            <w:r w:rsidRPr="000A1A12">
              <w:rPr>
                <w:sz w:val="22"/>
                <w:szCs w:val="22"/>
              </w:rPr>
              <w:t xml:space="preserve"> </w:t>
            </w:r>
            <w:proofErr w:type="spellStart"/>
            <w:r w:rsidRPr="000A1A12">
              <w:rPr>
                <w:sz w:val="22"/>
                <w:szCs w:val="22"/>
              </w:rPr>
              <w:t>S</w:t>
            </w:r>
            <w:r w:rsidR="00D578FB" w:rsidRPr="000A1A12">
              <w:rPr>
                <w:sz w:val="22"/>
                <w:szCs w:val="22"/>
              </w:rPr>
              <w:t>pA</w:t>
            </w:r>
            <w:proofErr w:type="spellEnd"/>
          </w:p>
        </w:tc>
        <w:tc>
          <w:tcPr>
            <w:tcW w:w="994" w:type="pct"/>
            <w:vAlign w:val="bottom"/>
          </w:tcPr>
          <w:p w14:paraId="46BACA5B" w14:textId="77777777" w:rsidR="008C00E2" w:rsidRPr="000A1A12" w:rsidRDefault="008C00E2" w:rsidP="000A1A12">
            <w:pPr>
              <w:rPr>
                <w:sz w:val="22"/>
                <w:szCs w:val="22"/>
              </w:rPr>
            </w:pPr>
            <w:r w:rsidRPr="000A1A12">
              <w:rPr>
                <w:sz w:val="22"/>
                <w:szCs w:val="22"/>
              </w:rPr>
              <w:t>SRG IM Equity</w:t>
            </w:r>
          </w:p>
        </w:tc>
        <w:tc>
          <w:tcPr>
            <w:tcW w:w="1018" w:type="pct"/>
            <w:vAlign w:val="bottom"/>
          </w:tcPr>
          <w:p w14:paraId="06F1F1C9" w14:textId="77777777" w:rsidR="008C00E2" w:rsidRPr="000A1A12" w:rsidRDefault="008C00E2" w:rsidP="000A1A12">
            <w:pPr>
              <w:rPr>
                <w:sz w:val="22"/>
                <w:szCs w:val="22"/>
              </w:rPr>
            </w:pPr>
            <w:r w:rsidRPr="000A1A12">
              <w:rPr>
                <w:sz w:val="22"/>
                <w:szCs w:val="22"/>
              </w:rPr>
              <w:t xml:space="preserve">Borsa </w:t>
            </w:r>
            <w:proofErr w:type="spellStart"/>
            <w:r w:rsidRPr="000A1A12">
              <w:rPr>
                <w:sz w:val="22"/>
                <w:szCs w:val="22"/>
              </w:rPr>
              <w:t>Italiana</w:t>
            </w:r>
            <w:proofErr w:type="spellEnd"/>
          </w:p>
        </w:tc>
        <w:tc>
          <w:tcPr>
            <w:tcW w:w="1695" w:type="pct"/>
            <w:vAlign w:val="bottom"/>
          </w:tcPr>
          <w:p w14:paraId="0AD54EA4" w14:textId="77777777" w:rsidR="008C00E2" w:rsidRPr="000A1A12" w:rsidRDefault="008C00E2" w:rsidP="000A1A12">
            <w:pPr>
              <w:rPr>
                <w:sz w:val="22"/>
                <w:szCs w:val="22"/>
              </w:rPr>
            </w:pPr>
            <w:r w:rsidRPr="000A1A12">
              <w:rPr>
                <w:sz w:val="22"/>
                <w:szCs w:val="22"/>
              </w:rPr>
              <w:t>Gas Utilities</w:t>
            </w:r>
          </w:p>
        </w:tc>
      </w:tr>
      <w:tr w:rsidR="008C00E2" w:rsidRPr="000A1A12" w14:paraId="3714B06C" w14:textId="77777777" w:rsidTr="008C00E2">
        <w:tc>
          <w:tcPr>
            <w:tcW w:w="1293" w:type="pct"/>
          </w:tcPr>
          <w:p w14:paraId="2DBB3931" w14:textId="77777777" w:rsidR="008C00E2" w:rsidRPr="000A1A12" w:rsidRDefault="008C00E2" w:rsidP="000A1A12">
            <w:pPr>
              <w:rPr>
                <w:sz w:val="22"/>
                <w:szCs w:val="22"/>
              </w:rPr>
            </w:pPr>
            <w:proofErr w:type="spellStart"/>
            <w:r w:rsidRPr="000A1A12">
              <w:rPr>
                <w:sz w:val="22"/>
                <w:szCs w:val="22"/>
              </w:rPr>
              <w:t>Ultralife</w:t>
            </w:r>
            <w:proofErr w:type="spellEnd"/>
            <w:r w:rsidRPr="000A1A12">
              <w:rPr>
                <w:sz w:val="22"/>
                <w:szCs w:val="22"/>
              </w:rPr>
              <w:t xml:space="preserve"> Corporation</w:t>
            </w:r>
          </w:p>
        </w:tc>
        <w:tc>
          <w:tcPr>
            <w:tcW w:w="994" w:type="pct"/>
            <w:vAlign w:val="bottom"/>
          </w:tcPr>
          <w:p w14:paraId="15F6145C" w14:textId="77777777" w:rsidR="008C00E2" w:rsidRPr="000A1A12" w:rsidRDefault="008C00E2" w:rsidP="000A1A12">
            <w:pPr>
              <w:rPr>
                <w:sz w:val="22"/>
                <w:szCs w:val="22"/>
              </w:rPr>
            </w:pPr>
            <w:r w:rsidRPr="000A1A12">
              <w:rPr>
                <w:sz w:val="22"/>
                <w:szCs w:val="22"/>
              </w:rPr>
              <w:t>ULBI US Equity</w:t>
            </w:r>
          </w:p>
        </w:tc>
        <w:tc>
          <w:tcPr>
            <w:tcW w:w="1018" w:type="pct"/>
            <w:vAlign w:val="bottom"/>
          </w:tcPr>
          <w:p w14:paraId="1C77D3A2" w14:textId="77777777" w:rsidR="008C00E2" w:rsidRPr="000A1A12" w:rsidRDefault="008C00E2" w:rsidP="000A1A12">
            <w:pPr>
              <w:rPr>
                <w:sz w:val="22"/>
                <w:szCs w:val="22"/>
              </w:rPr>
            </w:pPr>
            <w:r w:rsidRPr="000A1A12">
              <w:rPr>
                <w:sz w:val="22"/>
                <w:szCs w:val="22"/>
              </w:rPr>
              <w:t>NASDAQ GM</w:t>
            </w:r>
          </w:p>
        </w:tc>
        <w:tc>
          <w:tcPr>
            <w:tcW w:w="1695" w:type="pct"/>
            <w:vAlign w:val="bottom"/>
          </w:tcPr>
          <w:p w14:paraId="3BFEBFE6" w14:textId="77777777" w:rsidR="008C00E2" w:rsidRPr="000A1A12" w:rsidRDefault="008C00E2" w:rsidP="000A1A12">
            <w:pPr>
              <w:rPr>
                <w:sz w:val="22"/>
                <w:szCs w:val="22"/>
              </w:rPr>
            </w:pPr>
            <w:r w:rsidRPr="000A1A12">
              <w:rPr>
                <w:sz w:val="22"/>
                <w:szCs w:val="22"/>
              </w:rPr>
              <w:t>Renewable Energy Equipment</w:t>
            </w:r>
          </w:p>
        </w:tc>
      </w:tr>
      <w:tr w:rsidR="008C00E2" w:rsidRPr="000A1A12" w14:paraId="1897EDED" w14:textId="77777777" w:rsidTr="008C00E2">
        <w:tc>
          <w:tcPr>
            <w:tcW w:w="1293" w:type="pct"/>
          </w:tcPr>
          <w:p w14:paraId="2FC0FF38" w14:textId="77777777" w:rsidR="008C00E2" w:rsidRPr="000A1A12" w:rsidRDefault="008C00E2" w:rsidP="000A1A12">
            <w:pPr>
              <w:rPr>
                <w:sz w:val="22"/>
                <w:szCs w:val="22"/>
              </w:rPr>
            </w:pPr>
            <w:r w:rsidRPr="000A1A12">
              <w:rPr>
                <w:sz w:val="22"/>
                <w:szCs w:val="22"/>
              </w:rPr>
              <w:t>TotalEnergies SE</w:t>
            </w:r>
          </w:p>
        </w:tc>
        <w:tc>
          <w:tcPr>
            <w:tcW w:w="994" w:type="pct"/>
            <w:vAlign w:val="bottom"/>
          </w:tcPr>
          <w:p w14:paraId="52F60ED3" w14:textId="77777777" w:rsidR="008C00E2" w:rsidRPr="000A1A12" w:rsidRDefault="008C00E2" w:rsidP="000A1A12">
            <w:pPr>
              <w:rPr>
                <w:sz w:val="22"/>
                <w:szCs w:val="22"/>
              </w:rPr>
            </w:pPr>
            <w:r w:rsidRPr="000A1A12">
              <w:rPr>
                <w:sz w:val="22"/>
                <w:szCs w:val="22"/>
              </w:rPr>
              <w:t>TTE FP Equity</w:t>
            </w:r>
          </w:p>
        </w:tc>
        <w:tc>
          <w:tcPr>
            <w:tcW w:w="1018" w:type="pct"/>
            <w:vAlign w:val="bottom"/>
          </w:tcPr>
          <w:p w14:paraId="44A3A199" w14:textId="77777777" w:rsidR="008C00E2" w:rsidRPr="000A1A12" w:rsidRDefault="008C00E2" w:rsidP="000A1A12">
            <w:pPr>
              <w:rPr>
                <w:sz w:val="22"/>
                <w:szCs w:val="22"/>
              </w:rPr>
            </w:pPr>
            <w:r w:rsidRPr="000A1A12">
              <w:rPr>
                <w:sz w:val="22"/>
                <w:szCs w:val="22"/>
              </w:rPr>
              <w:t>EN Paris</w:t>
            </w:r>
          </w:p>
        </w:tc>
        <w:tc>
          <w:tcPr>
            <w:tcW w:w="1695" w:type="pct"/>
            <w:vAlign w:val="bottom"/>
          </w:tcPr>
          <w:p w14:paraId="547B4877" w14:textId="77777777" w:rsidR="008C00E2" w:rsidRPr="000A1A12" w:rsidRDefault="008C00E2" w:rsidP="000A1A12">
            <w:pPr>
              <w:rPr>
                <w:sz w:val="22"/>
                <w:szCs w:val="22"/>
              </w:rPr>
            </w:pPr>
            <w:r w:rsidRPr="000A1A12">
              <w:rPr>
                <w:sz w:val="22"/>
                <w:szCs w:val="22"/>
              </w:rPr>
              <w:t>Integrated Oils</w:t>
            </w:r>
          </w:p>
        </w:tc>
      </w:tr>
      <w:tr w:rsidR="008C00E2" w:rsidRPr="000A1A12" w14:paraId="17C1E1E0" w14:textId="77777777" w:rsidTr="008C00E2">
        <w:tc>
          <w:tcPr>
            <w:tcW w:w="1293" w:type="pct"/>
          </w:tcPr>
          <w:p w14:paraId="178F57C5" w14:textId="77777777" w:rsidR="008C00E2" w:rsidRPr="000A1A12" w:rsidRDefault="008C00E2" w:rsidP="000A1A12">
            <w:pPr>
              <w:rPr>
                <w:sz w:val="22"/>
                <w:szCs w:val="22"/>
              </w:rPr>
            </w:pPr>
            <w:r w:rsidRPr="000A1A12">
              <w:rPr>
                <w:sz w:val="22"/>
                <w:szCs w:val="22"/>
              </w:rPr>
              <w:t>Ameresco Inc.</w:t>
            </w:r>
          </w:p>
        </w:tc>
        <w:tc>
          <w:tcPr>
            <w:tcW w:w="994" w:type="pct"/>
            <w:vAlign w:val="bottom"/>
          </w:tcPr>
          <w:p w14:paraId="7AEC0CCB" w14:textId="77777777" w:rsidR="008C00E2" w:rsidRPr="000A1A12" w:rsidRDefault="008C00E2" w:rsidP="000A1A12">
            <w:pPr>
              <w:rPr>
                <w:sz w:val="22"/>
                <w:szCs w:val="22"/>
              </w:rPr>
            </w:pPr>
            <w:r w:rsidRPr="000A1A12">
              <w:rPr>
                <w:sz w:val="22"/>
                <w:szCs w:val="22"/>
              </w:rPr>
              <w:t>AMRC US equity</w:t>
            </w:r>
          </w:p>
        </w:tc>
        <w:tc>
          <w:tcPr>
            <w:tcW w:w="1018" w:type="pct"/>
            <w:vAlign w:val="bottom"/>
          </w:tcPr>
          <w:p w14:paraId="4CB3BA03" w14:textId="77777777" w:rsidR="008C00E2" w:rsidRPr="000A1A12" w:rsidRDefault="008C00E2" w:rsidP="000A1A12">
            <w:pPr>
              <w:rPr>
                <w:sz w:val="22"/>
                <w:szCs w:val="22"/>
              </w:rPr>
            </w:pPr>
            <w:r w:rsidRPr="000A1A12">
              <w:rPr>
                <w:sz w:val="22"/>
                <w:szCs w:val="22"/>
              </w:rPr>
              <w:t>New York</w:t>
            </w:r>
          </w:p>
        </w:tc>
        <w:tc>
          <w:tcPr>
            <w:tcW w:w="1695" w:type="pct"/>
            <w:vAlign w:val="bottom"/>
          </w:tcPr>
          <w:p w14:paraId="25F3DF15" w14:textId="77777777" w:rsidR="008C00E2" w:rsidRPr="000A1A12" w:rsidRDefault="008C00E2" w:rsidP="000A1A12">
            <w:pPr>
              <w:rPr>
                <w:sz w:val="22"/>
                <w:szCs w:val="22"/>
              </w:rPr>
            </w:pPr>
            <w:r w:rsidRPr="000A1A12">
              <w:rPr>
                <w:sz w:val="22"/>
                <w:szCs w:val="22"/>
              </w:rPr>
              <w:t>Renewable Energy Project Dev</w:t>
            </w:r>
          </w:p>
        </w:tc>
      </w:tr>
      <w:tr w:rsidR="008C00E2" w:rsidRPr="000A1A12" w14:paraId="63DC42C6" w14:textId="77777777" w:rsidTr="008C00E2">
        <w:tc>
          <w:tcPr>
            <w:tcW w:w="1293" w:type="pct"/>
          </w:tcPr>
          <w:p w14:paraId="04031F87" w14:textId="77777777" w:rsidR="008C00E2" w:rsidRPr="000A1A12" w:rsidRDefault="008C00E2" w:rsidP="000A1A12">
            <w:pPr>
              <w:rPr>
                <w:sz w:val="22"/>
                <w:szCs w:val="22"/>
              </w:rPr>
            </w:pPr>
            <w:r w:rsidRPr="000A1A12">
              <w:rPr>
                <w:sz w:val="22"/>
                <w:szCs w:val="22"/>
              </w:rPr>
              <w:t>NextEra Energy, Inc.</w:t>
            </w:r>
          </w:p>
        </w:tc>
        <w:tc>
          <w:tcPr>
            <w:tcW w:w="994" w:type="pct"/>
            <w:vAlign w:val="bottom"/>
          </w:tcPr>
          <w:p w14:paraId="6D20BFBD" w14:textId="77777777" w:rsidR="008C00E2" w:rsidRPr="000A1A12" w:rsidRDefault="008C00E2" w:rsidP="000A1A12">
            <w:pPr>
              <w:rPr>
                <w:sz w:val="22"/>
                <w:szCs w:val="22"/>
              </w:rPr>
            </w:pPr>
            <w:r w:rsidRPr="000A1A12">
              <w:rPr>
                <w:sz w:val="22"/>
                <w:szCs w:val="22"/>
              </w:rPr>
              <w:t>NEE US Equity</w:t>
            </w:r>
          </w:p>
        </w:tc>
        <w:tc>
          <w:tcPr>
            <w:tcW w:w="1018" w:type="pct"/>
            <w:vAlign w:val="bottom"/>
          </w:tcPr>
          <w:p w14:paraId="1C68A528" w14:textId="77777777" w:rsidR="008C00E2" w:rsidRPr="000A1A12" w:rsidRDefault="008C00E2" w:rsidP="000A1A12">
            <w:pPr>
              <w:rPr>
                <w:sz w:val="22"/>
                <w:szCs w:val="22"/>
              </w:rPr>
            </w:pPr>
            <w:r w:rsidRPr="000A1A12">
              <w:rPr>
                <w:sz w:val="22"/>
                <w:szCs w:val="22"/>
              </w:rPr>
              <w:t>New York</w:t>
            </w:r>
          </w:p>
        </w:tc>
        <w:tc>
          <w:tcPr>
            <w:tcW w:w="1695" w:type="pct"/>
            <w:vAlign w:val="bottom"/>
          </w:tcPr>
          <w:p w14:paraId="7594ADCB" w14:textId="77777777" w:rsidR="008C00E2" w:rsidRPr="000A1A12" w:rsidRDefault="008C00E2" w:rsidP="000A1A12">
            <w:pPr>
              <w:rPr>
                <w:sz w:val="22"/>
                <w:szCs w:val="22"/>
              </w:rPr>
            </w:pPr>
            <w:r w:rsidRPr="000A1A12">
              <w:rPr>
                <w:sz w:val="22"/>
                <w:szCs w:val="22"/>
              </w:rPr>
              <w:t>Integrated Electric Utilities</w:t>
            </w:r>
          </w:p>
        </w:tc>
      </w:tr>
      <w:tr w:rsidR="008C00E2" w:rsidRPr="000A1A12" w14:paraId="7A0CF562" w14:textId="77777777" w:rsidTr="008C00E2">
        <w:tc>
          <w:tcPr>
            <w:tcW w:w="1293" w:type="pct"/>
          </w:tcPr>
          <w:p w14:paraId="13FA93DA" w14:textId="7E8C267F" w:rsidR="008C00E2" w:rsidRPr="000A1A12" w:rsidRDefault="008C00E2" w:rsidP="000A1A12">
            <w:pPr>
              <w:rPr>
                <w:sz w:val="22"/>
                <w:szCs w:val="22"/>
              </w:rPr>
            </w:pPr>
            <w:proofErr w:type="spellStart"/>
            <w:r w:rsidRPr="000A1A12">
              <w:rPr>
                <w:sz w:val="22"/>
                <w:szCs w:val="22"/>
              </w:rPr>
              <w:t>Sunex</w:t>
            </w:r>
            <w:proofErr w:type="spellEnd"/>
            <w:r w:rsidRPr="000A1A12">
              <w:rPr>
                <w:sz w:val="22"/>
                <w:szCs w:val="22"/>
              </w:rPr>
              <w:t xml:space="preserve"> SA</w:t>
            </w:r>
          </w:p>
        </w:tc>
        <w:tc>
          <w:tcPr>
            <w:tcW w:w="994" w:type="pct"/>
            <w:vAlign w:val="bottom"/>
          </w:tcPr>
          <w:p w14:paraId="14892A40" w14:textId="77777777" w:rsidR="008C00E2" w:rsidRPr="000A1A12" w:rsidRDefault="008C00E2" w:rsidP="000A1A12">
            <w:pPr>
              <w:rPr>
                <w:sz w:val="22"/>
                <w:szCs w:val="22"/>
              </w:rPr>
            </w:pPr>
            <w:r w:rsidRPr="000A1A12">
              <w:rPr>
                <w:sz w:val="22"/>
                <w:szCs w:val="22"/>
              </w:rPr>
              <w:t>SNX PW Equity</w:t>
            </w:r>
          </w:p>
        </w:tc>
        <w:tc>
          <w:tcPr>
            <w:tcW w:w="1018" w:type="pct"/>
            <w:vAlign w:val="bottom"/>
          </w:tcPr>
          <w:p w14:paraId="6D2698C9" w14:textId="77777777" w:rsidR="008C00E2" w:rsidRPr="000A1A12" w:rsidRDefault="008C00E2" w:rsidP="000A1A12">
            <w:pPr>
              <w:rPr>
                <w:sz w:val="22"/>
                <w:szCs w:val="22"/>
              </w:rPr>
            </w:pPr>
            <w:r w:rsidRPr="000A1A12">
              <w:rPr>
                <w:sz w:val="22"/>
                <w:szCs w:val="22"/>
              </w:rPr>
              <w:t>Warsaw</w:t>
            </w:r>
          </w:p>
        </w:tc>
        <w:tc>
          <w:tcPr>
            <w:tcW w:w="1695" w:type="pct"/>
            <w:vAlign w:val="bottom"/>
          </w:tcPr>
          <w:p w14:paraId="7CC0586B" w14:textId="77777777" w:rsidR="008C00E2" w:rsidRPr="000A1A12" w:rsidRDefault="008C00E2" w:rsidP="000A1A12">
            <w:pPr>
              <w:rPr>
                <w:sz w:val="22"/>
                <w:szCs w:val="22"/>
              </w:rPr>
            </w:pPr>
            <w:r w:rsidRPr="000A1A12">
              <w:rPr>
                <w:sz w:val="22"/>
                <w:szCs w:val="22"/>
              </w:rPr>
              <w:t>Renewable Energy Equipment</w:t>
            </w:r>
          </w:p>
        </w:tc>
      </w:tr>
    </w:tbl>
    <w:p w14:paraId="13794A99" w14:textId="77777777" w:rsidR="00673822" w:rsidRPr="000A1A12" w:rsidRDefault="00673822" w:rsidP="000A1A12">
      <w:pPr>
        <w:rPr>
          <w:sz w:val="22"/>
          <w:szCs w:val="22"/>
        </w:rPr>
      </w:pPr>
    </w:p>
    <w:p w14:paraId="5B5A48D4" w14:textId="43818F6D" w:rsidR="00831174" w:rsidRPr="000A1A12" w:rsidRDefault="008B6600" w:rsidP="000A1A12">
      <w:r w:rsidRPr="000A1A12">
        <w:t xml:space="preserve">They have been picked to give us a general overview of the whole market not focusing on any specific jurisdiction </w:t>
      </w:r>
      <w:r w:rsidR="005F30CD" w:rsidRPr="000A1A12">
        <w:t xml:space="preserve">they vary also in how green their business model is, from </w:t>
      </w:r>
      <w:r w:rsidR="0065667E" w:rsidRPr="000A1A12">
        <w:t xml:space="preserve">companies like </w:t>
      </w:r>
      <w:r w:rsidR="005F30CD" w:rsidRPr="000A1A12">
        <w:t xml:space="preserve">First solar </w:t>
      </w:r>
      <w:proofErr w:type="spellStart"/>
      <w:r w:rsidR="0065667E" w:rsidRPr="000A1A12">
        <w:t>Sunex</w:t>
      </w:r>
      <w:proofErr w:type="spellEnd"/>
      <w:r w:rsidR="0065667E" w:rsidRPr="000A1A12">
        <w:t xml:space="preserve"> </w:t>
      </w:r>
      <w:r w:rsidR="0065667E" w:rsidRPr="000A1A12">
        <w:t xml:space="preserve">and </w:t>
      </w:r>
      <w:r w:rsidR="0065667E" w:rsidRPr="000A1A12">
        <w:t xml:space="preserve">Ameresco </w:t>
      </w:r>
      <w:r w:rsidR="005F30CD" w:rsidRPr="000A1A12">
        <w:t xml:space="preserve">being very focused on renewable energy </w:t>
      </w:r>
      <w:r w:rsidR="005F30C4" w:rsidRPr="000A1A12">
        <w:t xml:space="preserve">the first 2 dealing in solar while </w:t>
      </w:r>
      <w:proofErr w:type="spellStart"/>
      <w:r w:rsidR="005F30C4" w:rsidRPr="000A1A12">
        <w:t>armesco</w:t>
      </w:r>
      <w:proofErr w:type="spellEnd"/>
      <w:r w:rsidR="005F30C4" w:rsidRPr="000A1A12">
        <w:t xml:space="preserve"> focuses on integrated clean energy solutions, including cogeneration and hydro</w:t>
      </w:r>
      <w:r w:rsidR="005F30C4" w:rsidRPr="000A1A12">
        <w:t xml:space="preserve">. Then there are companies that are in the middle like </w:t>
      </w:r>
      <w:r w:rsidR="005F30CD" w:rsidRPr="000A1A12">
        <w:t xml:space="preserve">Eni </w:t>
      </w:r>
      <w:r w:rsidR="005F30CD" w:rsidRPr="000A1A12">
        <w:t xml:space="preserve">which </w:t>
      </w:r>
      <w:r w:rsidR="004B00B5" w:rsidRPr="000A1A12">
        <w:t xml:space="preserve">still </w:t>
      </w:r>
      <w:r w:rsidR="005F30CD" w:rsidRPr="000A1A12">
        <w:t xml:space="preserve">largely deals in </w:t>
      </w:r>
      <w:r w:rsidR="004B00B5" w:rsidRPr="000A1A12">
        <w:t>hydrocarbons</w:t>
      </w:r>
      <w:r w:rsidR="004B00B5" w:rsidRPr="000A1A12">
        <w:t xml:space="preserve"> </w:t>
      </w:r>
      <w:r w:rsidR="005F30CD" w:rsidRPr="000A1A12">
        <w:t xml:space="preserve">but also has some renewable projects in the works </w:t>
      </w:r>
      <w:r w:rsidR="007E3B6A" w:rsidRPr="000A1A12">
        <w:t xml:space="preserve">and plans to at some point switch off their involvement in oil and gas. Then finally there are companies like </w:t>
      </w:r>
      <w:r w:rsidR="005F30CD" w:rsidRPr="000A1A12">
        <w:t xml:space="preserve">shell that has no </w:t>
      </w:r>
      <w:r w:rsidR="008279F2" w:rsidRPr="000A1A12">
        <w:t>renewable aims and no intentions to develop them</w:t>
      </w:r>
      <w:r w:rsidR="004B00B5" w:rsidRPr="000A1A12">
        <w:t xml:space="preserve">, opting to </w:t>
      </w:r>
      <w:r w:rsidR="004B00B5" w:rsidRPr="000A1A12">
        <w:t>focus on the exploration, refinement, and sale of hydrocarbons</w:t>
      </w:r>
      <w:r w:rsidR="008279F2" w:rsidRPr="000A1A12">
        <w:t>.</w:t>
      </w:r>
      <w:r w:rsidR="004B00B5" w:rsidRPr="000A1A12">
        <w:t xml:space="preserve"> </w:t>
      </w:r>
    </w:p>
    <w:p w14:paraId="3BAF1A62" w14:textId="26969043" w:rsidR="00C659C3" w:rsidRPr="000A1A12" w:rsidRDefault="007E3B6A" w:rsidP="000A1A12">
      <w:r w:rsidRPr="000A1A12">
        <w:t>The</w:t>
      </w:r>
      <w:r w:rsidR="00E663B9" w:rsidRPr="000A1A12">
        <w:t xml:space="preserve">n there </w:t>
      </w:r>
      <w:r w:rsidRPr="000A1A12">
        <w:t xml:space="preserve">are companies dealing in the </w:t>
      </w:r>
      <w:proofErr w:type="gramStart"/>
      <w:r w:rsidRPr="000A1A12">
        <w:t>Infrastructure</w:t>
      </w:r>
      <w:proofErr w:type="gramEnd"/>
      <w:r w:rsidRPr="000A1A12">
        <w:t xml:space="preserve"> </w:t>
      </w:r>
      <w:r w:rsidRPr="000A1A12">
        <w:t xml:space="preserve">of energy mainly </w:t>
      </w:r>
      <w:r w:rsidRPr="000A1A12">
        <w:t xml:space="preserve">distribution, </w:t>
      </w:r>
      <w:r w:rsidRPr="000A1A12">
        <w:t xml:space="preserve">and </w:t>
      </w:r>
      <w:r w:rsidRPr="000A1A12">
        <w:t>storage</w:t>
      </w:r>
      <w:r w:rsidRPr="000A1A12">
        <w:t xml:space="preserve">. </w:t>
      </w:r>
      <w:r w:rsidR="00E663B9" w:rsidRPr="000A1A12">
        <w:t xml:space="preserve">There are </w:t>
      </w:r>
      <w:r w:rsidR="00831174" w:rsidRPr="000A1A12">
        <w:t xml:space="preserve">companies like </w:t>
      </w:r>
      <w:proofErr w:type="spellStart"/>
      <w:r w:rsidR="00831174" w:rsidRPr="000A1A12">
        <w:t>Snam</w:t>
      </w:r>
      <w:proofErr w:type="spellEnd"/>
      <w:r w:rsidR="00831174" w:rsidRPr="000A1A12">
        <w:t xml:space="preserve"> S.p.A., which manages Italy's natural gas grid. </w:t>
      </w:r>
      <w:r w:rsidR="002948D1" w:rsidRPr="000A1A12">
        <w:t xml:space="preserve">Other companies such </w:t>
      </w:r>
      <w:r w:rsidR="00831174" w:rsidRPr="000A1A12">
        <w:t xml:space="preserve">as engineering giant Siemens AG, which provides broad industrial solutions, and battery specialists EnerSys and </w:t>
      </w:r>
      <w:proofErr w:type="spellStart"/>
      <w:r w:rsidR="00831174" w:rsidRPr="000A1A12">
        <w:t>Ultralife</w:t>
      </w:r>
      <w:proofErr w:type="spellEnd"/>
      <w:r w:rsidR="00831174" w:rsidRPr="000A1A12">
        <w:t xml:space="preserve"> Corporation. </w:t>
      </w:r>
    </w:p>
    <w:p w14:paraId="7DC067F2" w14:textId="3F985853" w:rsidR="00831174" w:rsidRPr="004324FF" w:rsidRDefault="00831174" w:rsidP="005F30CD">
      <w:r w:rsidRPr="000A1A12">
        <w:t xml:space="preserve">The fundamental difference lies in their primary energy source and business model: some are </w:t>
      </w:r>
      <w:r w:rsidR="00673822" w:rsidRPr="000A1A12">
        <w:t>cantered</w:t>
      </w:r>
      <w:r w:rsidRPr="000A1A12">
        <w:t xml:space="preserve"> on traditional fossil fuels, others on renewable generation, and a third group on the technology and infrastructure required to manage, store, and transmit power in the modern industrial landscape.</w:t>
      </w:r>
    </w:p>
    <w:p w14:paraId="2B63E8DF" w14:textId="77777777" w:rsidR="00F61A78" w:rsidRPr="00F61A78" w:rsidRDefault="00F61A78" w:rsidP="00307E58">
      <w:pPr>
        <w:pStyle w:val="Heading1"/>
        <w:numPr>
          <w:ilvl w:val="0"/>
          <w:numId w:val="5"/>
        </w:numPr>
        <w:rPr>
          <w:rFonts w:eastAsia="Times New Roman"/>
          <w:lang w:val="en-US" w:eastAsia="en-US"/>
        </w:rPr>
      </w:pPr>
      <w:bookmarkStart w:id="2" w:name="_Toc213176057"/>
      <w:r w:rsidRPr="00F61A78">
        <w:rPr>
          <w:rFonts w:eastAsia="Times New Roman"/>
          <w:lang w:val="en-US" w:eastAsia="en-US"/>
        </w:rPr>
        <w:t>Methodology</w:t>
      </w:r>
      <w:bookmarkEnd w:id="2"/>
    </w:p>
    <w:p w14:paraId="62ABBCCF" w14:textId="77777777" w:rsidR="001404AB" w:rsidRDefault="00F61A78" w:rsidP="00F61A78">
      <w:pPr>
        <w:spacing w:line="360" w:lineRule="auto"/>
        <w:rPr>
          <w:rFonts w:eastAsiaTheme="minorHAnsi"/>
          <w:b/>
          <w:bCs/>
          <w:kern w:val="0"/>
          <w:szCs w:val="22"/>
          <w:lang w:eastAsia="en-US"/>
          <w14:ligatures w14:val="none"/>
        </w:rPr>
      </w:pPr>
      <w:r w:rsidRPr="00F61A78">
        <w:rPr>
          <w:rFonts w:eastAsiaTheme="minorHAnsi"/>
          <w:kern w:val="0"/>
          <w:szCs w:val="22"/>
          <w:lang w:val="en-US" w:eastAsia="en-US"/>
          <w14:ligatures w14:val="none"/>
        </w:rPr>
        <w:t>The daily stock returns were calculated using the formula for log returns</w:t>
      </w:r>
      <w:r w:rsidR="001404AB">
        <w:rPr>
          <w:rFonts w:eastAsiaTheme="minorHAnsi"/>
          <w:b/>
          <w:bCs/>
          <w:kern w:val="0"/>
          <w:szCs w:val="22"/>
          <w:lang w:eastAsia="en-US"/>
          <w14:ligatures w14:val="none"/>
        </w:rPr>
        <w:t xml:space="preserve">: </w:t>
      </w:r>
    </w:p>
    <w:p w14:paraId="446B6001" w14:textId="79DF9F6E" w:rsidR="00F61A78" w:rsidRPr="001404AB" w:rsidRDefault="00EE01D3" w:rsidP="00F61A78">
      <w:pPr>
        <w:spacing w:line="360" w:lineRule="auto"/>
        <w:rPr>
          <w:kern w:val="0"/>
          <w:szCs w:val="22"/>
          <w:lang w:val="en-US" w:eastAsia="en-US"/>
          <w14:ligatures w14:val="none"/>
        </w:rPr>
      </w:pPr>
      <m:oMathPara>
        <m:oMath>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R</m:t>
              </m:r>
            </m:e>
            <m:sub>
              <m:r>
                <w:rPr>
                  <w:rFonts w:ascii="Cambria Math" w:eastAsiaTheme="minorHAnsi" w:hAnsi="Cambria Math"/>
                  <w:kern w:val="0"/>
                  <w:szCs w:val="22"/>
                  <w:lang w:val="en-US" w:eastAsia="en-US"/>
                  <w14:ligatures w14:val="none"/>
                </w:rPr>
                <m:t>t</m:t>
              </m:r>
            </m:sub>
          </m:sSub>
          <m:r>
            <w:rPr>
              <w:rFonts w:ascii="Cambria Math" w:eastAsiaTheme="minorHAnsi" w:hAnsi="Cambria Math"/>
              <w:kern w:val="0"/>
              <w:szCs w:val="22"/>
              <w:lang w:val="en-US" w:eastAsia="en-US"/>
              <w14:ligatures w14:val="none"/>
            </w:rPr>
            <m:t>=</m:t>
          </m:r>
          <m:func>
            <m:funcPr>
              <m:ctrlPr>
                <w:rPr>
                  <w:rFonts w:ascii="Cambria Math" w:eastAsiaTheme="minorHAnsi" w:hAnsi="Cambria Math"/>
                  <w:i/>
                  <w:kern w:val="0"/>
                  <w:szCs w:val="22"/>
                  <w:lang w:val="en-US" w:eastAsia="en-US"/>
                  <w14:ligatures w14:val="none"/>
                </w:rPr>
              </m:ctrlPr>
            </m:funcPr>
            <m:fName>
              <m:r>
                <m:rPr>
                  <m:sty m:val="p"/>
                </m:rPr>
                <w:rPr>
                  <w:rFonts w:ascii="Cambria Math" w:eastAsiaTheme="minorHAnsi" w:hAnsi="Cambria Math"/>
                  <w:kern w:val="0"/>
                  <w:szCs w:val="22"/>
                  <w:lang w:val="en-US" w:eastAsia="en-US"/>
                  <w14:ligatures w14:val="none"/>
                </w:rPr>
                <m:t>ln</m:t>
              </m:r>
            </m:fName>
            <m:e>
              <m:d>
                <m:dPr>
                  <m:ctrlPr>
                    <w:rPr>
                      <w:rFonts w:ascii="Cambria Math" w:eastAsiaTheme="minorHAnsi" w:hAnsi="Cambria Math"/>
                      <w:i/>
                      <w:kern w:val="0"/>
                      <w:szCs w:val="22"/>
                      <w:lang w:val="en-US" w:eastAsia="en-US"/>
                      <w14:ligatures w14:val="none"/>
                    </w:rPr>
                  </m:ctrlPr>
                </m:dPr>
                <m:e>
                  <m:f>
                    <m:fPr>
                      <m:ctrlPr>
                        <w:rPr>
                          <w:rFonts w:ascii="Cambria Math" w:eastAsiaTheme="minorHAnsi" w:hAnsi="Cambria Math"/>
                          <w:i/>
                          <w:kern w:val="0"/>
                          <w:szCs w:val="22"/>
                          <w:lang w:val="en-US" w:eastAsia="en-US"/>
                          <w14:ligatures w14:val="none"/>
                        </w:rPr>
                      </m:ctrlPr>
                    </m:fPr>
                    <m:num>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m:t>
                          </m:r>
                        </m:sub>
                      </m:sSub>
                    </m:num>
                    <m:den>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t-1</m:t>
                          </m:r>
                        </m:sub>
                      </m:sSub>
                    </m:den>
                  </m:f>
                </m:e>
              </m:d>
            </m:e>
          </m:func>
          <m:r>
            <w:rPr>
              <w:rFonts w:ascii="Cambria Math" w:hAnsi="Cambria Math"/>
              <w:kern w:val="0"/>
              <w:szCs w:val="22"/>
              <w:lang w:val="en-US" w:eastAsia="en-US"/>
              <w14:ligatures w14:val="none"/>
            </w:rPr>
            <m:t xml:space="preserve">     </m:t>
          </m:r>
          <m:r>
            <m:rPr>
              <m:sty m:val="p"/>
            </m:rPr>
            <w:rPr>
              <w:rFonts w:ascii="Cambria Math" w:hAnsi="Cambria Math"/>
              <w:kern w:val="0"/>
              <w:szCs w:val="22"/>
              <w:lang w:val="en-US" w:eastAsia="en-US"/>
              <w14:ligatures w14:val="none"/>
            </w:rPr>
            <m:t>or</m:t>
          </m:r>
          <m:r>
            <w:rPr>
              <w:rFonts w:ascii="Cambria Math" w:hAnsi="Cambria Math"/>
              <w:kern w:val="0"/>
              <w:szCs w:val="22"/>
              <w:lang w:val="en-US" w:eastAsia="en-US"/>
              <w14:ligatures w14:val="none"/>
            </w:rPr>
            <m:t xml:space="preserve">     </m:t>
          </m:r>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R</m:t>
              </m:r>
            </m:e>
            <m:sub>
              <m:r>
                <w:rPr>
                  <w:rFonts w:ascii="Cambria Math" w:eastAsiaTheme="minorHAnsi" w:hAnsi="Cambria Math"/>
                  <w:kern w:val="0"/>
                  <w:szCs w:val="22"/>
                  <w:lang w:val="en-US" w:eastAsia="en-US"/>
                  <w14:ligatures w14:val="none"/>
                </w:rPr>
                <m:t>t</m:t>
              </m:r>
            </m:sub>
          </m:sSub>
          <m:r>
            <w:rPr>
              <w:rFonts w:ascii="Cambria Math" w:eastAsiaTheme="minorHAnsi" w:hAnsi="Cambria Math"/>
              <w:kern w:val="0"/>
              <w:szCs w:val="22"/>
              <w:lang w:val="en-US" w:eastAsia="en-US"/>
              <w14:ligatures w14:val="none"/>
            </w:rPr>
            <m:t>=</m:t>
          </m:r>
          <m:func>
            <m:funcPr>
              <m:ctrlPr>
                <w:rPr>
                  <w:rFonts w:ascii="Cambria Math" w:eastAsiaTheme="minorHAnsi" w:hAnsi="Cambria Math"/>
                  <w:i/>
                  <w:kern w:val="0"/>
                  <w:szCs w:val="22"/>
                  <w:lang w:val="en-US" w:eastAsia="en-US"/>
                  <w14:ligatures w14:val="none"/>
                </w:rPr>
              </m:ctrlPr>
            </m:funcPr>
            <m:fName>
              <m:r>
                <m:rPr>
                  <m:sty m:val="p"/>
                </m:rPr>
                <w:rPr>
                  <w:rFonts w:ascii="Cambria Math" w:eastAsiaTheme="minorHAnsi" w:hAnsi="Cambria Math"/>
                  <w:kern w:val="0"/>
                  <w:szCs w:val="22"/>
                  <w:lang w:val="en-US" w:eastAsia="en-US"/>
                  <w14:ligatures w14:val="none"/>
                </w:rPr>
                <m:t>ln</m:t>
              </m:r>
            </m:fName>
            <m:e>
              <m:d>
                <m:dPr>
                  <m:ctrlPr>
                    <w:rPr>
                      <w:rFonts w:ascii="Cambria Math" w:eastAsiaTheme="minorHAnsi" w:hAnsi="Cambria Math"/>
                      <w:i/>
                      <w:kern w:val="0"/>
                      <w:szCs w:val="22"/>
                      <w:lang w:val="en-US" w:eastAsia="en-US"/>
                      <w14:ligatures w14:val="none"/>
                    </w:rPr>
                  </m:ctrlPr>
                </m:dPr>
                <m:e>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m:t>
                      </m:r>
                    </m:sub>
                  </m:sSub>
                </m:e>
              </m:d>
              <m:r>
                <w:rPr>
                  <w:rFonts w:ascii="Cambria Math" w:eastAsiaTheme="minorHAnsi" w:hAnsi="Cambria Math"/>
                  <w:kern w:val="0"/>
                  <w:szCs w:val="22"/>
                  <w:lang w:val="en-US" w:eastAsia="en-US"/>
                  <w14:ligatures w14:val="none"/>
                </w:rPr>
                <m:t>-</m:t>
              </m:r>
              <m:func>
                <m:funcPr>
                  <m:ctrlPr>
                    <w:rPr>
                      <w:rFonts w:ascii="Cambria Math" w:eastAsiaTheme="minorHAnsi" w:hAnsi="Cambria Math"/>
                      <w:i/>
                      <w:kern w:val="0"/>
                      <w:szCs w:val="22"/>
                      <w:lang w:val="en-US" w:eastAsia="en-US"/>
                      <w14:ligatures w14:val="none"/>
                    </w:rPr>
                  </m:ctrlPr>
                </m:funcPr>
                <m:fName>
                  <m:r>
                    <m:rPr>
                      <m:sty m:val="p"/>
                    </m:rPr>
                    <w:rPr>
                      <w:rFonts w:ascii="Cambria Math" w:eastAsiaTheme="minorHAnsi" w:hAnsi="Cambria Math"/>
                      <w:kern w:val="0"/>
                      <w:szCs w:val="22"/>
                      <w:lang w:val="en-US" w:eastAsia="en-US"/>
                      <w14:ligatures w14:val="none"/>
                    </w:rPr>
                    <m:t>ln</m:t>
                  </m:r>
                </m:fName>
                <m:e>
                  <m:d>
                    <m:dPr>
                      <m:ctrlPr>
                        <w:rPr>
                          <w:rFonts w:ascii="Cambria Math" w:eastAsiaTheme="minorHAnsi" w:hAnsi="Cambria Math"/>
                          <w:i/>
                          <w:kern w:val="0"/>
                          <w:szCs w:val="22"/>
                          <w:lang w:val="en-US" w:eastAsia="en-US"/>
                          <w14:ligatures w14:val="none"/>
                        </w:rPr>
                      </m:ctrlPr>
                    </m:dPr>
                    <m:e>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t-1</m:t>
                          </m:r>
                        </m:sub>
                      </m:sSub>
                    </m:e>
                  </m:d>
                </m:e>
              </m:func>
            </m:e>
          </m:func>
          <m:r>
            <w:rPr>
              <w:rFonts w:ascii="Cambria Math" w:hAnsi="Cambria Math"/>
              <w:kern w:val="0"/>
              <w:szCs w:val="22"/>
              <w:lang w:val="en-US" w:eastAsia="en-US"/>
              <w14:ligatures w14:val="none"/>
            </w:rPr>
            <m:t xml:space="preserve"> </m:t>
          </m:r>
          <m:r>
            <m:rPr>
              <m:sty m:val="p"/>
            </m:rPr>
            <w:rPr>
              <w:rFonts w:ascii="Cambria Math" w:hAnsi="Cambria Math"/>
              <w:kern w:val="0"/>
              <w:szCs w:val="22"/>
              <w:lang w:val="en-US" w:eastAsia="en-US"/>
              <w14:ligatures w14:val="none"/>
            </w:rPr>
            <m:t xml:space="preserve"> </m:t>
          </m:r>
        </m:oMath>
      </m:oMathPara>
    </w:p>
    <w:p w14:paraId="3B7F54D7" w14:textId="0A9BE60F" w:rsidR="007A76DD" w:rsidRPr="00153948" w:rsidRDefault="007A76DD" w:rsidP="00153948">
      <w:r w:rsidRPr="00153948">
        <w:t xml:space="preserve">Where </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oMath>
      <w:r w:rsidRPr="00153948">
        <w:t xml:space="preserve"> represents the closing price on day </w:t>
      </w:r>
      <w:r w:rsidRPr="00153948">
        <w:rPr>
          <w:rFonts w:ascii="Cambria Math" w:hAnsi="Cambria Math" w:cs="Cambria Math"/>
        </w:rPr>
        <w:t>𝑡</w:t>
      </w:r>
      <w:r w:rsidRPr="00153948">
        <w:t xml:space="preserve">, and </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r>
              <w:rPr>
                <w:rFonts w:ascii="Cambria Math" w:hAnsi="Cambria Math"/>
              </w:rPr>
              <m:t>-1</m:t>
            </m:r>
          </m:sub>
        </m:sSub>
      </m:oMath>
      <w:r w:rsidRPr="00153948">
        <w:t xml:space="preserve"> represents the closing price on the previous day</w:t>
      </w:r>
    </w:p>
    <w:p w14:paraId="394CB84C" w14:textId="2A799C40" w:rsidR="0091091C" w:rsidRPr="00153948" w:rsidRDefault="001404AB" w:rsidP="00153948">
      <w:r w:rsidRPr="00153948">
        <w:t>Log returns are chosen as</w:t>
      </w:r>
      <w:r w:rsidRPr="00153948">
        <w:t xml:space="preserve"> they are sy</w:t>
      </w:r>
      <w:r w:rsidRPr="00153948">
        <w:rPr>
          <w:lang w:eastAsia="en-US"/>
        </w:rPr>
        <w:t xml:space="preserve">mmetric. </w:t>
      </w:r>
      <w:r w:rsidRPr="00153948">
        <w:t xml:space="preserve">Where a </w:t>
      </w:r>
      <w:r w:rsidRPr="00153948">
        <w:rPr>
          <w:lang w:eastAsia="en-US"/>
        </w:rPr>
        <w:t>loss is the negative of the gain log return of the same magnitude</w:t>
      </w:r>
      <w:r w:rsidRPr="00153948">
        <w:t xml:space="preserve"> and </w:t>
      </w:r>
      <w:r w:rsidR="007A76DD" w:rsidRPr="00153948">
        <w:t xml:space="preserve">they </w:t>
      </w:r>
      <w:r w:rsidRPr="00153948">
        <w:t>are m</w:t>
      </w:r>
      <w:r w:rsidRPr="00153948">
        <w:rPr>
          <w:lang w:eastAsia="en-US"/>
        </w:rPr>
        <w:t>ore preferred</w:t>
      </w:r>
      <w:r w:rsidR="007A76DD" w:rsidRPr="00153948">
        <w:t xml:space="preserve"> due to them </w:t>
      </w:r>
      <w:r w:rsidRPr="00153948">
        <w:rPr>
          <w:lang w:eastAsia="en-US"/>
        </w:rPr>
        <w:t>more closely approximat</w:t>
      </w:r>
      <w:r w:rsidR="007A76DD" w:rsidRPr="00153948">
        <w:t xml:space="preserve">ing the </w:t>
      </w:r>
      <w:r w:rsidRPr="00153948">
        <w:rPr>
          <w:lang w:eastAsia="en-US"/>
        </w:rPr>
        <w:t>Normal Distribution, which is foundational to many standard statistical and financial models</w:t>
      </w:r>
    </w:p>
    <w:p w14:paraId="4B406891" w14:textId="3242FB76" w:rsidR="006109C9" w:rsidRPr="00153948" w:rsidRDefault="006109C9" w:rsidP="00153948">
      <w:r w:rsidRPr="00153948">
        <w:t xml:space="preserve">Before this step we </w:t>
      </w:r>
      <w:r w:rsidR="006D4FE3" w:rsidRPr="00153948">
        <w:t xml:space="preserve">dropped </w:t>
      </w:r>
      <w:r w:rsidRPr="00153948">
        <w:t>all days where any market was closed</w:t>
      </w:r>
      <w:r w:rsidR="00097934" w:rsidRPr="00153948">
        <w:t>,</w:t>
      </w:r>
      <w:r w:rsidRPr="00153948">
        <w:t xml:space="preserve"> </w:t>
      </w:r>
      <w:r w:rsidR="00153948" w:rsidRPr="00153948">
        <w:t>totalling</w:t>
      </w:r>
      <w:r w:rsidR="00F94336" w:rsidRPr="00153948">
        <w:t xml:space="preserve"> </w:t>
      </w:r>
      <w:r w:rsidR="00952AF0" w:rsidRPr="00153948">
        <w:rPr>
          <w:lang w:val="en-US" w:eastAsia="en-US"/>
        </w:rPr>
        <w:t>127</w:t>
      </w:r>
      <w:r w:rsidR="00952AF0" w:rsidRPr="00153948">
        <w:t xml:space="preserve"> lost </w:t>
      </w:r>
      <w:r w:rsidR="00097934" w:rsidRPr="00153948">
        <w:t>days</w:t>
      </w:r>
      <w:r w:rsidR="00C70521" w:rsidRPr="00153948">
        <w:t xml:space="preserve"> for a total of </w:t>
      </w:r>
      <w:r w:rsidR="00C70521" w:rsidRPr="00153948">
        <w:rPr>
          <w:lang w:eastAsia="en-US"/>
        </w:rPr>
        <w:t>238</w:t>
      </w:r>
      <w:r w:rsidR="00C70521" w:rsidRPr="00153948">
        <w:t xml:space="preserve"> days where we have data</w:t>
      </w:r>
      <w:r w:rsidR="00791871" w:rsidRPr="00153948">
        <w:t xml:space="preserve">, opting to reduce the number of days </w:t>
      </w:r>
      <w:r w:rsidR="002456AF" w:rsidRPr="00153948">
        <w:t>is the simplest way to make sure that all the data is aligned and there are no empty cells</w:t>
      </w:r>
      <w:r w:rsidR="00C70521" w:rsidRPr="00153948">
        <w:t>.</w:t>
      </w:r>
      <w:r w:rsidR="00F94336" w:rsidRPr="00153948">
        <w:t xml:space="preserve"> </w:t>
      </w:r>
    </w:p>
    <w:p w14:paraId="07176F4F" w14:textId="77777777" w:rsidR="00B154EB" w:rsidRDefault="00F61A78" w:rsidP="00307E58">
      <w:pPr>
        <w:pStyle w:val="Heading1"/>
        <w:numPr>
          <w:ilvl w:val="0"/>
          <w:numId w:val="5"/>
        </w:numPr>
        <w:rPr>
          <w:rFonts w:eastAsia="Times New Roman"/>
          <w:lang w:val="en-US" w:eastAsia="en-US"/>
        </w:rPr>
      </w:pPr>
      <w:bookmarkStart w:id="3" w:name="_Toc213176058"/>
      <w:r w:rsidRPr="00F61A78">
        <w:rPr>
          <w:rFonts w:eastAsia="Times New Roman"/>
          <w:lang w:val="en-US" w:eastAsia="en-US"/>
        </w:rPr>
        <w:t>Data Analysis and Results</w:t>
      </w:r>
      <w:bookmarkEnd w:id="3"/>
    </w:p>
    <w:p w14:paraId="2EBB5AE7" w14:textId="65087A7D" w:rsidR="00B154EB" w:rsidRPr="00B154EB" w:rsidRDefault="00B154EB" w:rsidP="007F6BDC">
      <w:pPr>
        <w:pStyle w:val="Heading2"/>
        <w:numPr>
          <w:ilvl w:val="1"/>
          <w:numId w:val="2"/>
        </w:numPr>
        <w:ind w:left="851" w:hanging="491"/>
        <w:rPr>
          <w:rFonts w:eastAsia="Times New Roman"/>
          <w:lang w:val="en-US" w:eastAsia="en-US"/>
        </w:rPr>
      </w:pPr>
      <w:bookmarkStart w:id="4" w:name="_Toc213176059"/>
      <w:r w:rsidRPr="00B154EB">
        <w:rPr>
          <w:rFonts w:eastAsia="Times New Roman"/>
          <w:lang w:val="en-US" w:eastAsia="en-US"/>
        </w:rPr>
        <w:t>Descriptive Statistics:</w:t>
      </w:r>
      <w:bookmarkEnd w:id="4"/>
    </w:p>
    <w:p w14:paraId="649B1FB7" w14:textId="23E31A3A" w:rsidR="00B154EB" w:rsidRPr="00B154EB" w:rsidRDefault="00B154EB" w:rsidP="00B154EB">
      <w:pPr>
        <w:spacing w:after="0" w:line="360" w:lineRule="auto"/>
        <w:rPr>
          <w:rFonts w:eastAsia="Times New Roman" w:cstheme="majorBidi"/>
          <w:b/>
          <w:color w:val="000000" w:themeColor="text1"/>
          <w:kern w:val="0"/>
          <w:sz w:val="28"/>
          <w:szCs w:val="32"/>
          <w:lang w:val="en-US" w:eastAsia="en-US"/>
          <w14:ligatures w14:val="none"/>
        </w:rPr>
      </w:pPr>
      <w:r>
        <w:rPr>
          <w:noProof/>
        </w:rPr>
        <w:drawing>
          <wp:inline distT="0" distB="0" distL="0" distR="0" wp14:anchorId="760E18D0" wp14:editId="62FE3C3A">
            <wp:extent cx="5731510" cy="2274570"/>
            <wp:effectExtent l="0" t="0" r="2540" b="0"/>
            <wp:docPr id="1881228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28482" name="Picture 1" descr="A screenshot of a computer&#10;&#10;AI-generated content may be incorrect."/>
                    <pic:cNvPicPr/>
                  </pic:nvPicPr>
                  <pic:blipFill>
                    <a:blip r:embed="rId7"/>
                    <a:stretch>
                      <a:fillRect/>
                    </a:stretch>
                  </pic:blipFill>
                  <pic:spPr>
                    <a:xfrm>
                      <a:off x="0" y="0"/>
                      <a:ext cx="5731510" cy="2274570"/>
                    </a:xfrm>
                    <a:prstGeom prst="rect">
                      <a:avLst/>
                    </a:prstGeom>
                  </pic:spPr>
                </pic:pic>
              </a:graphicData>
            </a:graphic>
          </wp:inline>
        </w:drawing>
      </w:r>
    </w:p>
    <w:p w14:paraId="064C3E0D" w14:textId="562F5DEF" w:rsidR="007F6BDC" w:rsidRPr="007F6BDC" w:rsidRDefault="00B154EB" w:rsidP="007F6BDC">
      <w:pPr>
        <w:spacing w:line="360" w:lineRule="auto"/>
        <w:jc w:val="center"/>
        <w:rPr>
          <w:rFonts w:eastAsia="Times New Roman"/>
          <w:lang w:val="en-US" w:eastAsia="en-US"/>
        </w:rPr>
      </w:pPr>
      <w:r w:rsidRPr="00B154EB">
        <w:rPr>
          <w:rFonts w:eastAsiaTheme="minorHAnsi"/>
          <w:b/>
          <w:i/>
          <w:kern w:val="0"/>
          <w:sz w:val="20"/>
          <w:szCs w:val="22"/>
          <w:lang w:val="en-US" w:eastAsia="en-US"/>
          <w14:ligatures w14:val="none"/>
        </w:rPr>
        <w:t>Table 1: Descriptive Statistics of Selected Companies in the Energy Sector</w:t>
      </w:r>
    </w:p>
    <w:p w14:paraId="713F2B24" w14:textId="77777777" w:rsidR="00B154EB" w:rsidRDefault="00B154EB" w:rsidP="00B154EB">
      <w:r w:rsidRPr="00B154EB">
        <w:rPr>
          <w:lang w:val="en-US" w:eastAsia="en-US"/>
        </w:rPr>
        <w:t>This table showcases much of the descriptive statistics analysis plus some more interesting tests</w:t>
      </w:r>
      <w:r w:rsidRPr="00B154EB">
        <w:t xml:space="preserve">, </w:t>
      </w:r>
      <w:proofErr w:type="gramStart"/>
      <w:r w:rsidRPr="00B154EB">
        <w:t>overall</w:t>
      </w:r>
      <w:proofErr w:type="gramEnd"/>
      <w:r w:rsidRPr="00B154EB">
        <w:t xml:space="preserve"> </w:t>
      </w:r>
      <w:r>
        <w:t>the returns were very low this year</w:t>
      </w:r>
      <w:r w:rsidR="00D70C59">
        <w:t>, with three companies going in the negatives</w:t>
      </w:r>
      <w:r>
        <w:t>, most of the companies</w:t>
      </w:r>
      <w:r w:rsidR="00D70C59">
        <w:t xml:space="preserve"> </w:t>
      </w:r>
    </w:p>
    <w:p w14:paraId="4F02058E" w14:textId="77777777" w:rsidR="00791871" w:rsidRDefault="00791871" w:rsidP="00B154EB"/>
    <w:p w14:paraId="019978AB" w14:textId="5F3F7092" w:rsidR="00791871" w:rsidRDefault="002456AF" w:rsidP="00791871">
      <w:r>
        <w:t>The d</w:t>
      </w:r>
      <w:r w:rsidR="00791871">
        <w:t>aily average returns were</w:t>
      </w:r>
      <w:r w:rsidR="009E04A3">
        <w:t xml:space="preserve"> low this year</w:t>
      </w:r>
      <w:r w:rsidR="00791871">
        <w:t>,</w:t>
      </w:r>
      <w:r w:rsidR="009E04A3">
        <w:t xml:space="preserve"> </w:t>
      </w:r>
      <w:r w:rsidR="009E04A3">
        <w:t>with three companies going in the negatives</w:t>
      </w:r>
      <w:r w:rsidR="00791871">
        <w:t>.</w:t>
      </w:r>
    </w:p>
    <w:p w14:paraId="77B6F7A8" w14:textId="352140B1" w:rsidR="00791871" w:rsidRDefault="009E04A3" w:rsidP="00791871">
      <w:r>
        <w:t xml:space="preserve">The standard deviation </w:t>
      </w:r>
      <w:r w:rsidR="00791871">
        <w:t>varied significantly, with the least risky stock (</w:t>
      </w:r>
      <w:proofErr w:type="spellStart"/>
      <w:r w:rsidR="00791871">
        <w:t>Snam</w:t>
      </w:r>
      <w:proofErr w:type="spellEnd"/>
      <w:r w:rsidR="00791871">
        <w:t>) having a standard deviation of 1.05% and the most volatile (Ameresco) reaching 6.15%.</w:t>
      </w:r>
      <w:r w:rsidR="005265B3">
        <w:t xml:space="preserve"> due to</w:t>
      </w:r>
      <w:r w:rsidR="00AA2489">
        <w:t xml:space="preserve"> </w:t>
      </w:r>
      <w:r w:rsidR="00AA2489" w:rsidRPr="00AA2489">
        <w:t>cautious earnings outlook and project execution concerns</w:t>
      </w:r>
      <w:r w:rsidR="00AA2489">
        <w:t xml:space="preserve"> in April</w:t>
      </w:r>
      <w:r w:rsidR="00AA2489" w:rsidRPr="00AA2489">
        <w:t>, followed by an aggressive rebound on strong contract conversion and market optimism</w:t>
      </w:r>
      <w:r w:rsidR="00AA2489">
        <w:t>.</w:t>
      </w:r>
    </w:p>
    <w:p w14:paraId="4147E96F" w14:textId="17AAED11" w:rsidR="00791871" w:rsidRDefault="00791871" w:rsidP="00791871">
      <w:r>
        <w:t>Skewness is highly varied, ranging from strongly negative (potential for large losses) to strongly positive (potential for large gains)</w:t>
      </w:r>
      <w:r w:rsidR="005265B3">
        <w:t xml:space="preserve">. </w:t>
      </w:r>
    </w:p>
    <w:p w14:paraId="7ED32103" w14:textId="2AACA5C6" w:rsidR="00791871" w:rsidRDefault="00791871" w:rsidP="00791871">
      <w:r>
        <w:t>Kurtosis</w:t>
      </w:r>
      <w:r w:rsidR="005265B3">
        <w:t xml:space="preserve">: </w:t>
      </w:r>
      <w:r>
        <w:t>Nearly all stocks show leptokurtosis (kurtosis above 3), with Ameresco (17.76) and EnerSys (12.38) showing an extremely high probability of extreme returns (</w:t>
      </w:r>
      <w:r w:rsidR="005265B3">
        <w:t xml:space="preserve">“heavy </w:t>
      </w:r>
      <w:r>
        <w:t>tails")</w:t>
      </w:r>
    </w:p>
    <w:p w14:paraId="04A65A31" w14:textId="5D4D25F2" w:rsidR="00791871" w:rsidRDefault="00791871" w:rsidP="00791871">
      <w:r>
        <w:t>CV</w:t>
      </w:r>
      <w:r w:rsidR="005265B3">
        <w:t xml:space="preserve">: </w:t>
      </w:r>
      <w:r>
        <w:t>The Coefficient of Variation, a measure of risk-per-unit-of-return,</w:t>
      </w:r>
      <w:r w:rsidR="006620AF">
        <w:t xml:space="preserve"> </w:t>
      </w:r>
      <w:ins w:id="5" w:author="Pietro Rota" w:date="2025-11-04T18:49:00Z" w16du:dateUtc="2025-11-04T18:49:00Z">
        <w:r w:rsidR="006620AF">
          <w:t>what does it mean for risk adverse investors?</w:t>
        </w:r>
      </w:ins>
    </w:p>
    <w:p w14:paraId="7CDEC511" w14:textId="4C04C4EB" w:rsidR="00791871" w:rsidRDefault="00791871" w:rsidP="00791871">
      <w:r>
        <w:t>Beta</w:t>
      </w:r>
      <w:r w:rsidR="005C69C0">
        <w:t xml:space="preserve"> </w:t>
      </w:r>
      <m:oMath>
        <m:r>
          <w:rPr>
            <w:rFonts w:ascii="Cambria Math" w:hAnsi="Cambria Math"/>
          </w:rPr>
          <m:t>β</m:t>
        </m:r>
      </m:oMath>
      <w:r w:rsidR="006620AF">
        <w:t xml:space="preserve">: </w:t>
      </w:r>
      <w:r>
        <w:t>Systematic risk</w:t>
      </w:r>
      <w:r w:rsidR="006620AF">
        <w:t xml:space="preserve"> compared to the reference index of the S&amp;P 500 as it is a good proxy of the overall </w:t>
      </w:r>
      <w:proofErr w:type="gramStart"/>
      <w:r w:rsidR="006620AF">
        <w:t xml:space="preserve">economy </w:t>
      </w:r>
      <w:r>
        <w:t xml:space="preserve"> is</w:t>
      </w:r>
      <w:proofErr w:type="gramEnd"/>
      <w:r>
        <w:t xml:space="preserve"> highly varied, with some stocks showing negative market correlation, while </w:t>
      </w:r>
      <w:proofErr w:type="spellStart"/>
      <w:r>
        <w:t>Ultralife</w:t>
      </w:r>
      <w:proofErr w:type="spellEnd"/>
      <w:r>
        <w:t xml:space="preserve"> is the most market-sensitive with a value of 1.37.</w:t>
      </w:r>
    </w:p>
    <w:p w14:paraId="093B1105" w14:textId="0793EF65" w:rsidR="00791871" w:rsidRDefault="00791871" w:rsidP="00791871">
      <w:r>
        <w:t>ADF test</w:t>
      </w:r>
      <w:r w:rsidR="005C69C0">
        <w:t xml:space="preserve">: </w:t>
      </w:r>
      <w:r>
        <w:t xml:space="preserve">The Augmented Dickey-Fuller (ADF test statistics) are all highly negative (Max: −6.13), confirming the returns series are stationary and appropriate for time-series </w:t>
      </w:r>
      <w:proofErr w:type="spellStart"/>
      <w:r>
        <w:t>modeling</w:t>
      </w:r>
      <w:proofErr w:type="spellEnd"/>
      <w:r>
        <w:t>.</w:t>
      </w:r>
      <w:ins w:id="6" w:author="Pietro Rota" w:date="2025-11-04T18:53:00Z" w16du:dateUtc="2025-11-04T18:53:00Z">
        <w:r w:rsidR="005C69C0">
          <w:t xml:space="preserve"> Fix </w:t>
        </w:r>
      </w:ins>
    </w:p>
    <w:p w14:paraId="3A089966" w14:textId="3126636F" w:rsidR="00791871" w:rsidRDefault="00791871" w:rsidP="00791871">
      <w:r>
        <w:t>ADF p-value</w:t>
      </w:r>
      <w:r w:rsidR="002008D1">
        <w:t xml:space="preserve">: </w:t>
      </w:r>
      <w:r>
        <w:t>Every asset has an ADF p-value well below any significance level, unequivocally rejecting the null hypothesis of a unit root."</w:t>
      </w:r>
      <w:ins w:id="7" w:author="Pietro Rota" w:date="2025-11-04T18:53:00Z" w16du:dateUtc="2025-11-04T18:53:00Z">
        <w:r w:rsidR="005C69C0">
          <w:t xml:space="preserve"> which distribution</w:t>
        </w:r>
      </w:ins>
    </w:p>
    <w:p w14:paraId="76F1BAD0" w14:textId="4C9A6500" w:rsidR="00791871" w:rsidRDefault="00791871" w:rsidP="00791871">
      <w:r>
        <w:t>JB test</w:t>
      </w:r>
      <w:r w:rsidR="005C69C0">
        <w:t xml:space="preserve">: </w:t>
      </w:r>
      <w:r>
        <w:t>The Jarque-Bera test statistics are uniformly high (</w:t>
      </w:r>
      <w:r w:rsidR="005C69C0">
        <w:t xml:space="preserve">the lowest value being </w:t>
      </w:r>
      <w:r>
        <w:t>39.99), indicating a significant and widespread deviation from a normal distribution across all assets.</w:t>
      </w:r>
    </w:p>
    <w:p w14:paraId="3298B8D2" w14:textId="0154A6A8" w:rsidR="00791871" w:rsidRDefault="00791871" w:rsidP="00791871">
      <w:r>
        <w:t>JB p-value</w:t>
      </w:r>
      <w:r w:rsidR="002008D1">
        <w:t xml:space="preserve">: </w:t>
      </w:r>
      <w:r>
        <w:t>All JB p-values are practically zero, definitively rejecting the null hypothesis that the daily log returns are normally distributed.</w:t>
      </w:r>
      <w:r w:rsidR="005C69C0">
        <w:t xml:space="preserve"> This is a hard assumption in much of financial </w:t>
      </w:r>
      <w:proofErr w:type="gramStart"/>
      <w:r w:rsidR="005C69C0">
        <w:t>modelling</w:t>
      </w:r>
      <w:proofErr w:type="gramEnd"/>
      <w:r w:rsidR="005C69C0">
        <w:t xml:space="preserve"> and this coupled with the </w:t>
      </w:r>
      <w:r w:rsidR="002008D1">
        <w:t xml:space="preserve">few datapoints makes this very understandable. </w:t>
      </w:r>
    </w:p>
    <w:p w14:paraId="41D0963F" w14:textId="77777777" w:rsidR="00791871" w:rsidRDefault="00791871" w:rsidP="00791871">
      <w:r>
        <w:t xml:space="preserve">VAR 5%,"The 5% </w:t>
      </w:r>
      <w:proofErr w:type="spellStart"/>
      <w:r>
        <w:t>VaR</w:t>
      </w:r>
      <w:proofErr w:type="spellEnd"/>
      <w:r>
        <w:t xml:space="preserve"> highlights that the maximum expected loss in a single day, 5% of the time, ranges from 1.63% (</w:t>
      </w:r>
      <w:proofErr w:type="spellStart"/>
      <w:r>
        <w:t>Snam</w:t>
      </w:r>
      <w:proofErr w:type="spellEnd"/>
      <w:r>
        <w:t>) to a significant 9.99% (Ameresco)</w:t>
      </w:r>
      <w:r w:rsidR="002008D1">
        <w:t xml:space="preserve">, this has been calculated with the flawed approach of the gaussian assumption, even after we denoted that none of </w:t>
      </w:r>
      <w:proofErr w:type="gramStart"/>
      <w:r w:rsidR="002008D1">
        <w:t>this stocks</w:t>
      </w:r>
      <w:proofErr w:type="gramEnd"/>
      <w:r w:rsidR="002008D1">
        <w:t xml:space="preserve"> returns follow a normal distribution. The VAR at 1% </w:t>
      </w:r>
      <w:r>
        <w:t>reinforc</w:t>
      </w:r>
      <w:r w:rsidR="002008D1">
        <w:t xml:space="preserve">es </w:t>
      </w:r>
      <w:r>
        <w:t>the potential for substantial downside risk in the most volatile stocks</w:t>
      </w:r>
      <w:r w:rsidR="002008D1">
        <w:t>.</w:t>
      </w:r>
    </w:p>
    <w:p w14:paraId="57625200" w14:textId="77777777" w:rsidR="000A1A12" w:rsidRDefault="000A1A12" w:rsidP="00791871"/>
    <w:p w14:paraId="37F33F59" w14:textId="77777777" w:rsidR="008F2AD4" w:rsidRDefault="000A1A12" w:rsidP="000A1A12">
      <w:ins w:id="8" w:author="Pietro Rota" w:date="2025-11-04T18:58:00Z" w16du:dateUtc="2025-11-04T18:58:00Z">
        <w:r>
          <w:t xml:space="preserve">Roughly we are at </w:t>
        </w:r>
        <w:r w:rsidRPr="000A1A12">
          <w:t>968</w:t>
        </w:r>
        <w:r>
          <w:t xml:space="preserve"> words</w:t>
        </w:r>
      </w:ins>
    </w:p>
    <w:p w14:paraId="5FC787A5" w14:textId="58CD6976" w:rsidR="00E125B9" w:rsidRDefault="00E125B9" w:rsidP="000A1A12">
      <w:ins w:id="9" w:author="Pietro Rota" w:date="2025-11-04T19:19:00Z" w16du:dateUtc="2025-11-04T19:19:00Z">
        <w:r>
          <w:t>Add this and explain the market beta via OLS</w:t>
        </w:r>
      </w:ins>
    </w:p>
    <w:p w14:paraId="2BE60E95" w14:textId="77777777" w:rsidR="00E125B9" w:rsidRPr="00F61A78" w:rsidRDefault="00E125B9" w:rsidP="00E125B9">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Market beta values are displayed for different banking and finance firms in Figure 4. A beta indicates how susceptible a company is to market changes in movement. A company such as ULBI US Equity and ENS US Equity indicated that their beta was larger than 1, so this indicates greater volatility (or risk). SNX PW Equity and SRG IM Equity indicated a beta less than 1, which indicates a greater stability of the firm under change in market conditions.</w:t>
      </w:r>
    </w:p>
    <w:p w14:paraId="1A4FFF66" w14:textId="23C9B7A4" w:rsidR="00E125B9" w:rsidRPr="00B154EB" w:rsidRDefault="00E125B9" w:rsidP="000A1A12">
      <w:pPr>
        <w:rPr>
          <w:ins w:id="10" w:author="Pietro Rota" w:date="2025-11-04T18:58:00Z" w16du:dateUtc="2025-11-04T18:58:00Z"/>
        </w:rPr>
        <w:sectPr w:rsidR="00E125B9" w:rsidRPr="00B154EB" w:rsidSect="000A1A12">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NumType w:start="1"/>
          <w:cols w:space="720"/>
          <w:docGrid w:linePitch="326"/>
        </w:sectPr>
      </w:pPr>
    </w:p>
    <w:p w14:paraId="4539E9F9" w14:textId="77777777" w:rsidR="000A1A12" w:rsidRDefault="000A1A12" w:rsidP="000A1A12"/>
    <w:p w14:paraId="6EE34D74" w14:textId="715EE4A5" w:rsidR="004324FF" w:rsidRPr="00B154EB" w:rsidRDefault="004324FF" w:rsidP="000A1A12">
      <w:pPr>
        <w:sectPr w:rsidR="004324FF" w:rsidRPr="00B154EB" w:rsidSect="00B154EB">
          <w:pgSz w:w="11906" w:h="16838" w:code="9"/>
          <w:pgMar w:top="1440" w:right="1440" w:bottom="1440" w:left="1440" w:header="720" w:footer="720" w:gutter="0"/>
          <w:pgNumType w:start="1"/>
          <w:cols w:space="720"/>
          <w:docGrid w:linePitch="326"/>
        </w:sectPr>
      </w:pPr>
    </w:p>
    <w:p w14:paraId="4092FE93" w14:textId="77970733" w:rsidR="00F61A78" w:rsidRDefault="00F61A78" w:rsidP="00307E58">
      <w:pPr>
        <w:pStyle w:val="Heading1"/>
        <w:rPr>
          <w:rFonts w:eastAsia="Times New Roman"/>
          <w:lang w:val="en-US" w:eastAsia="en-US"/>
        </w:rPr>
      </w:pPr>
      <w:bookmarkStart w:id="11" w:name="_Toc213176060"/>
      <w:r w:rsidRPr="00F61A78">
        <w:rPr>
          <w:rFonts w:eastAsia="Times New Roman"/>
          <w:lang w:val="en-US" w:eastAsia="en-US"/>
        </w:rPr>
        <w:t>Visualizations</w:t>
      </w:r>
      <w:bookmarkEnd w:id="11"/>
    </w:p>
    <w:p w14:paraId="1EFC9F10" w14:textId="621C7111" w:rsidR="00307E58" w:rsidRPr="00307E58" w:rsidRDefault="00307E58" w:rsidP="00307E58">
      <w:pPr>
        <w:pStyle w:val="Heading2"/>
        <w:numPr>
          <w:ilvl w:val="1"/>
          <w:numId w:val="2"/>
        </w:numPr>
        <w:ind w:left="851" w:hanging="491"/>
        <w:rPr>
          <w:lang w:val="en-US" w:eastAsia="en-US"/>
        </w:rPr>
      </w:pPr>
      <w:r>
        <w:rPr>
          <w:lang w:val="en-US" w:eastAsia="en-US"/>
        </w:rPr>
        <w:t>Price visualizations</w:t>
      </w:r>
    </w:p>
    <w:p w14:paraId="0BA1382B" w14:textId="77777777" w:rsidR="008F2AD4" w:rsidRPr="00F61A78" w:rsidRDefault="008F2AD4" w:rsidP="008F2AD4">
      <w:pPr>
        <w:spacing w:line="360" w:lineRule="auto"/>
        <w:jc w:val="center"/>
        <w:rPr>
          <w:rFonts w:eastAsiaTheme="minorHAnsi"/>
          <w:kern w:val="0"/>
          <w:sz w:val="20"/>
          <w:szCs w:val="22"/>
          <w:lang w:val="en-US" w:eastAsia="en-US"/>
          <w14:ligatures w14:val="none"/>
        </w:rPr>
      </w:pPr>
      <w:r w:rsidRPr="00F61A78">
        <w:rPr>
          <w:rFonts w:eastAsiaTheme="minorHAnsi"/>
          <w:noProof/>
          <w:kern w:val="0"/>
          <w:szCs w:val="22"/>
          <w:lang w:val="en-US" w:eastAsia="en-US"/>
          <w14:ligatures w14:val="none"/>
        </w:rPr>
        <w:drawing>
          <wp:inline distT="0" distB="0" distL="0" distR="0" wp14:anchorId="0F8043D1" wp14:editId="5ECCA9CF">
            <wp:extent cx="5716905" cy="2615565"/>
            <wp:effectExtent l="0" t="0" r="0" b="635"/>
            <wp:docPr id="140375643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6437" name="Picture 10" descr="A graph of different colored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6905" cy="2615565"/>
                    </a:xfrm>
                    <a:prstGeom prst="rect">
                      <a:avLst/>
                    </a:prstGeom>
                    <a:noFill/>
                    <a:ln>
                      <a:noFill/>
                    </a:ln>
                  </pic:spPr>
                </pic:pic>
              </a:graphicData>
            </a:graphic>
          </wp:inline>
        </w:drawing>
      </w:r>
    </w:p>
    <w:p w14:paraId="42F47C33" w14:textId="440FA349" w:rsidR="008F2AD4" w:rsidRPr="00F61A78" w:rsidRDefault="008F2AD4" w:rsidP="008F2AD4">
      <w:pPr>
        <w:spacing w:line="360" w:lineRule="auto"/>
        <w:jc w:val="center"/>
        <w:rPr>
          <w:rFonts w:eastAsiaTheme="minorHAnsi"/>
          <w:b/>
          <w:i/>
          <w:kern w:val="0"/>
          <w:sz w:val="20"/>
          <w:szCs w:val="22"/>
          <w:lang w:val="en-US" w:eastAsia="en-US"/>
          <w14:ligatures w14:val="none"/>
        </w:rPr>
      </w:pPr>
      <w:r w:rsidRPr="00F61A78">
        <w:rPr>
          <w:rFonts w:eastAsiaTheme="minorHAnsi"/>
          <w:b/>
          <w:i/>
          <w:kern w:val="0"/>
          <w:sz w:val="20"/>
          <w:szCs w:val="22"/>
          <w:lang w:val="en-US" w:eastAsia="en-US"/>
          <w14:ligatures w14:val="none"/>
        </w:rPr>
        <w:t xml:space="preserve">Figure </w:t>
      </w:r>
      <w:del w:id="12" w:author="Pietro Rota" w:date="2025-11-04T19:20:00Z" w16du:dateUtc="2025-11-04T19:20:00Z">
        <w:r w:rsidRPr="00F61A78" w:rsidDel="007123BF">
          <w:rPr>
            <w:rFonts w:eastAsiaTheme="minorHAnsi"/>
            <w:b/>
            <w:i/>
            <w:kern w:val="0"/>
            <w:sz w:val="20"/>
            <w:szCs w:val="22"/>
            <w:lang w:val="en-US" w:eastAsia="en-US"/>
            <w14:ligatures w14:val="none"/>
          </w:rPr>
          <w:delText>3</w:delText>
        </w:r>
      </w:del>
      <w:r w:rsidRPr="00F61A78">
        <w:rPr>
          <w:rFonts w:eastAsiaTheme="minorHAnsi"/>
          <w:b/>
          <w:i/>
          <w:kern w:val="0"/>
          <w:sz w:val="20"/>
          <w:szCs w:val="22"/>
          <w:lang w:val="en-US" w:eastAsia="en-US"/>
          <w14:ligatures w14:val="none"/>
        </w:rPr>
        <w:t>: Cumulative Performance of Selected Companies (Log Returns) with Rebased Index (Base = 100)</w:t>
      </w:r>
    </w:p>
    <w:p w14:paraId="384D7B4E" w14:textId="77777777" w:rsidR="008F2AD4" w:rsidRPr="00F61A78" w:rsidRDefault="008F2AD4" w:rsidP="008F2AD4">
      <w:pPr>
        <w:spacing w:line="360" w:lineRule="auto"/>
        <w:rPr>
          <w:rFonts w:eastAsiaTheme="minorHAnsi"/>
          <w:kern w:val="0"/>
          <w:sz w:val="20"/>
          <w:szCs w:val="22"/>
          <w:lang w:val="en-US" w:eastAsia="en-US"/>
          <w14:ligatures w14:val="none"/>
        </w:rPr>
      </w:pPr>
      <w:r w:rsidRPr="00F61A78">
        <w:rPr>
          <w:rFonts w:eastAsiaTheme="minorHAnsi"/>
          <w:kern w:val="0"/>
          <w:szCs w:val="22"/>
          <w:lang w:val="en-US" w:eastAsia="en-US"/>
          <w14:ligatures w14:val="none"/>
        </w:rPr>
        <w:t>In Figure 3, the cumulative performance of selected companies from late 2024 to late 2025 shows various growth trends. SIE GY Equity and FSLR US Equity tracked strong upward trends, whereas SNX PW Equity shows a steep decline.</w:t>
      </w:r>
    </w:p>
    <w:p w14:paraId="764336FB" w14:textId="77777777" w:rsidR="008F2AD4" w:rsidRPr="008F2AD4" w:rsidRDefault="008F2AD4" w:rsidP="008F2AD4">
      <w:pPr>
        <w:rPr>
          <w:lang w:val="en-US" w:eastAsia="en-US"/>
        </w:rPr>
      </w:pPr>
    </w:p>
    <w:p w14:paraId="230E8D03" w14:textId="6D284EDA" w:rsidR="00F61A78" w:rsidRPr="00F61A78" w:rsidRDefault="00B43F2A" w:rsidP="00F61A78">
      <w:pPr>
        <w:spacing w:line="360" w:lineRule="auto"/>
        <w:jc w:val="center"/>
        <w:rPr>
          <w:rFonts w:eastAsiaTheme="minorHAnsi"/>
          <w:kern w:val="0"/>
          <w:sz w:val="22"/>
          <w:szCs w:val="22"/>
          <w:lang w:val="en-US" w:eastAsia="en-US"/>
          <w14:ligatures w14:val="none"/>
        </w:rPr>
      </w:pPr>
      <w:r>
        <w:rPr>
          <w:noProof/>
        </w:rPr>
        <w:drawing>
          <wp:inline distT="0" distB="0" distL="0" distR="0" wp14:anchorId="18DA2CA3" wp14:editId="78EA12AC">
            <wp:extent cx="5731510" cy="2432685"/>
            <wp:effectExtent l="0" t="0" r="2540" b="5715"/>
            <wp:docPr id="143132002" name="Picture 2" descr="A group of arrow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2002" name="Picture 2" descr="A group of arrows with different colo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32685"/>
                    </a:xfrm>
                    <a:prstGeom prst="rect">
                      <a:avLst/>
                    </a:prstGeom>
                    <a:noFill/>
                    <a:ln>
                      <a:noFill/>
                    </a:ln>
                  </pic:spPr>
                </pic:pic>
              </a:graphicData>
            </a:graphic>
          </wp:inline>
        </w:drawing>
      </w:r>
    </w:p>
    <w:p w14:paraId="00446F74" w14:textId="6A05BB29" w:rsidR="00F61A78" w:rsidRPr="00F61A78" w:rsidRDefault="00F61A78" w:rsidP="00F61A78">
      <w:pPr>
        <w:spacing w:line="360" w:lineRule="auto"/>
        <w:jc w:val="center"/>
        <w:rPr>
          <w:rFonts w:eastAsiaTheme="minorHAnsi"/>
          <w:b/>
          <w:i/>
          <w:kern w:val="0"/>
          <w:sz w:val="20"/>
          <w:szCs w:val="22"/>
          <w:lang w:val="en-US" w:eastAsia="en-US"/>
          <w14:ligatures w14:val="none"/>
        </w:rPr>
      </w:pPr>
      <w:r w:rsidRPr="00F61A78">
        <w:rPr>
          <w:rFonts w:eastAsiaTheme="minorHAnsi"/>
          <w:b/>
          <w:i/>
          <w:kern w:val="0"/>
          <w:sz w:val="20"/>
          <w:szCs w:val="22"/>
          <w:lang w:val="en-US" w:eastAsia="en-US"/>
          <w14:ligatures w14:val="none"/>
        </w:rPr>
        <w:t xml:space="preserve">Figure </w:t>
      </w:r>
      <w:r w:rsidR="00B43F2A">
        <w:rPr>
          <w:rFonts w:eastAsiaTheme="minorHAnsi"/>
          <w:b/>
          <w:i/>
          <w:kern w:val="0"/>
          <w:sz w:val="20"/>
          <w:szCs w:val="22"/>
          <w:lang w:val="en-US" w:eastAsia="en-US"/>
          <w14:ligatures w14:val="none"/>
        </w:rPr>
        <w:t>1</w:t>
      </w:r>
      <w:r w:rsidRPr="00F61A78">
        <w:rPr>
          <w:rFonts w:eastAsiaTheme="minorHAnsi"/>
          <w:b/>
          <w:i/>
          <w:kern w:val="0"/>
          <w:sz w:val="20"/>
          <w:szCs w:val="22"/>
          <w:lang w:val="en-US" w:eastAsia="en-US"/>
          <w14:ligatures w14:val="none"/>
        </w:rPr>
        <w:t>: Violin and Boxplot of Asset Returns for Selected Companies in the Banking and Finance Sector</w:t>
      </w:r>
    </w:p>
    <w:p w14:paraId="5C7473EE"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Figure 2 presents a violin and </w:t>
      </w:r>
      <w:proofErr w:type="gramStart"/>
      <w:r w:rsidRPr="00F61A78">
        <w:rPr>
          <w:rFonts w:eastAsiaTheme="minorHAnsi"/>
          <w:kern w:val="0"/>
          <w:szCs w:val="22"/>
          <w:lang w:val="en-US" w:eastAsia="en-US"/>
          <w14:ligatures w14:val="none"/>
        </w:rPr>
        <w:t>boxplot</w:t>
      </w:r>
      <w:proofErr w:type="gramEnd"/>
      <w:r w:rsidRPr="00F61A78">
        <w:rPr>
          <w:rFonts w:eastAsiaTheme="minorHAnsi"/>
          <w:kern w:val="0"/>
          <w:szCs w:val="22"/>
          <w:lang w:val="en-US" w:eastAsia="en-US"/>
          <w14:ligatures w14:val="none"/>
        </w:rPr>
        <w:t xml:space="preserve"> of returns on assets for banking and finance companies and demonstrates areas of greater density and wider distributions. Firms such as FSLR US Equity and AMRC US Equity </w:t>
      </w:r>
      <w:proofErr w:type="gramStart"/>
      <w:r w:rsidRPr="00F61A78">
        <w:rPr>
          <w:rFonts w:eastAsiaTheme="minorHAnsi"/>
          <w:kern w:val="0"/>
          <w:szCs w:val="22"/>
          <w:lang w:val="en-US" w:eastAsia="en-US"/>
          <w14:ligatures w14:val="none"/>
        </w:rPr>
        <w:t>indicates</w:t>
      </w:r>
      <w:proofErr w:type="gramEnd"/>
      <w:r w:rsidRPr="00F61A78">
        <w:rPr>
          <w:rFonts w:eastAsiaTheme="minorHAnsi"/>
          <w:kern w:val="0"/>
          <w:szCs w:val="22"/>
          <w:lang w:val="en-US" w:eastAsia="en-US"/>
          <w14:ligatures w14:val="none"/>
        </w:rPr>
        <w:t xml:space="preserve"> higher risk while SIE GY Equity and TTE FP Equity indicate more stable returns.</w:t>
      </w:r>
    </w:p>
    <w:p w14:paraId="4763FAA1" w14:textId="77777777" w:rsidR="008F2AD4" w:rsidRPr="00F61A78" w:rsidRDefault="008F2AD4" w:rsidP="008F2AD4">
      <w:pPr>
        <w:spacing w:line="360" w:lineRule="auto"/>
        <w:rPr>
          <w:rFonts w:eastAsiaTheme="minorHAnsi"/>
          <w:kern w:val="0"/>
          <w:sz w:val="22"/>
          <w:szCs w:val="22"/>
          <w:lang w:val="en-US" w:eastAsia="en-US"/>
          <w14:ligatures w14:val="none"/>
        </w:rPr>
      </w:pPr>
      <w:r w:rsidRPr="00F61A78">
        <w:rPr>
          <w:rFonts w:eastAsiaTheme="minorHAnsi"/>
          <w:kern w:val="0"/>
          <w:szCs w:val="22"/>
          <w:lang w:val="en-US" w:eastAsia="en-US"/>
          <w14:ligatures w14:val="none"/>
        </w:rPr>
        <w:t>Figure 1: Boxplot illustrating the distribution of asset returns for the chosen companies associated with the banking and finance sector. Organizations SIE GY Equity and TTE FP Equity indicate stable returns over time, whereas company SNX PW Equity indicates higher volatility and risk, different risk profiles.</w:t>
      </w:r>
    </w:p>
    <w:p w14:paraId="75419599" w14:textId="6DDE5E7F" w:rsidR="00E125B9" w:rsidRPr="00307E58" w:rsidRDefault="00E125B9" w:rsidP="00307E58">
      <w:pPr>
        <w:pStyle w:val="Heading2"/>
        <w:numPr>
          <w:ilvl w:val="1"/>
          <w:numId w:val="2"/>
        </w:numPr>
        <w:ind w:left="851" w:hanging="491"/>
        <w:rPr>
          <w:rFonts w:eastAsia="Times New Roman"/>
          <w:lang w:val="en-US" w:eastAsia="en-US"/>
        </w:rPr>
      </w:pPr>
      <w:r w:rsidRPr="00307E58">
        <w:rPr>
          <w:rFonts w:eastAsia="Times New Roman"/>
          <w:lang w:val="en-US" w:eastAsia="en-US"/>
        </w:rPr>
        <w:t xml:space="preserve">Correlation matrix </w:t>
      </w:r>
    </w:p>
    <w:p w14:paraId="46132690" w14:textId="363EB010" w:rsidR="00E125B9" w:rsidRDefault="007123BF" w:rsidP="007123BF">
      <w:pPr>
        <w:jc w:val="center"/>
        <w:rPr>
          <w:lang w:val="en-US" w:eastAsia="en-US"/>
        </w:rPr>
      </w:pPr>
      <w:r>
        <w:rPr>
          <w:noProof/>
        </w:rPr>
        <w:drawing>
          <wp:inline distT="0" distB="0" distL="0" distR="0" wp14:anchorId="205BC01D" wp14:editId="2BBC4F9F">
            <wp:extent cx="4565920" cy="3848100"/>
            <wp:effectExtent l="0" t="0" r="6350" b="0"/>
            <wp:docPr id="793622048"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22048" name="Picture 13" descr="A screenshot of a computer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67722" cy="3849619"/>
                    </a:xfrm>
                    <a:prstGeom prst="rect">
                      <a:avLst/>
                    </a:prstGeom>
                    <a:noFill/>
                    <a:ln>
                      <a:noFill/>
                    </a:ln>
                  </pic:spPr>
                </pic:pic>
              </a:graphicData>
            </a:graphic>
          </wp:inline>
        </w:drawing>
      </w:r>
    </w:p>
    <w:p w14:paraId="3E4B0C00" w14:textId="77777777" w:rsidR="007123BF" w:rsidRPr="00E125B9" w:rsidRDefault="007123BF" w:rsidP="007123BF">
      <w:pPr>
        <w:jc w:val="center"/>
        <w:rPr>
          <w:lang w:val="en-US" w:eastAsia="en-US"/>
        </w:rPr>
      </w:pPr>
    </w:p>
    <w:p w14:paraId="70151274" w14:textId="31F44658" w:rsidR="00E125B9" w:rsidRPr="00E125B9" w:rsidRDefault="00E125B9" w:rsidP="00E125B9">
      <w:pPr>
        <w:spacing w:line="360" w:lineRule="auto"/>
        <w:rPr>
          <w:rFonts w:eastAsiaTheme="minorHAnsi"/>
          <w:kern w:val="0"/>
          <w:sz w:val="20"/>
          <w:szCs w:val="22"/>
          <w:lang w:val="en-US" w:eastAsia="en-US"/>
          <w14:ligatures w14:val="none"/>
        </w:rPr>
      </w:pPr>
      <w:r w:rsidRPr="00E125B9">
        <w:rPr>
          <w:rFonts w:eastAsiaTheme="minorHAnsi"/>
          <w:kern w:val="0"/>
          <w:sz w:val="20"/>
          <w:szCs w:val="22"/>
          <w:lang w:val="en-US" w:eastAsia="en-US"/>
          <w14:ligatures w14:val="none"/>
        </w:rPr>
        <w:t>Figure</w:t>
      </w:r>
      <w:r w:rsidR="007123BF">
        <w:rPr>
          <w:rFonts w:eastAsiaTheme="minorHAnsi"/>
          <w:kern w:val="0"/>
          <w:sz w:val="20"/>
          <w:szCs w:val="22"/>
          <w:lang w:val="en-US" w:eastAsia="en-US"/>
          <w14:ligatures w14:val="none"/>
        </w:rPr>
        <w:t xml:space="preserve"> </w:t>
      </w:r>
      <w:ins w:id="13" w:author="Pietro Rota" w:date="2025-11-04T19:20:00Z" w16du:dateUtc="2025-11-04T19:20:00Z">
        <w:r w:rsidR="007123BF">
          <w:rPr>
            <w:rFonts w:eastAsiaTheme="minorHAnsi"/>
            <w:kern w:val="0"/>
            <w:sz w:val="20"/>
            <w:szCs w:val="22"/>
            <w:lang w:val="en-US" w:eastAsia="en-US"/>
            <w14:ligatures w14:val="none"/>
          </w:rPr>
          <w:t>N</w:t>
        </w:r>
      </w:ins>
      <w:r w:rsidRPr="00E125B9">
        <w:rPr>
          <w:rFonts w:eastAsiaTheme="minorHAnsi"/>
          <w:kern w:val="0"/>
          <w:sz w:val="20"/>
          <w:szCs w:val="22"/>
          <w:lang w:val="en-US" w:eastAsia="en-US"/>
          <w14:ligatures w14:val="none"/>
        </w:rPr>
        <w:t xml:space="preserve"> presents a correlation matrix of returns for various companies in the banking and finance sector, highlighting their inter-relationships. ENS US Equity and FSLR US Equity show a strong positive correlation of 0.73, indicating aligned return movements. At the same time, SIE GY Equity and SNX PW Equity demonstrate a weak correlation of 0.12, suggesting minimal relation between their returns. </w:t>
      </w:r>
    </w:p>
    <w:p w14:paraId="41E3BD6A" w14:textId="199F67B8" w:rsidR="00F61A78" w:rsidRDefault="00F61A78" w:rsidP="00E125B9">
      <w:pPr>
        <w:spacing w:line="360" w:lineRule="auto"/>
        <w:rPr>
          <w:rFonts w:eastAsiaTheme="minorHAnsi"/>
          <w:kern w:val="0"/>
          <w:sz w:val="20"/>
          <w:szCs w:val="22"/>
          <w:lang w:val="en-US" w:eastAsia="en-US"/>
          <w14:ligatures w14:val="none"/>
        </w:rPr>
      </w:pPr>
    </w:p>
    <w:p w14:paraId="0A0E1634" w14:textId="77777777" w:rsidR="00E125B9" w:rsidRPr="00F61A78" w:rsidRDefault="00E125B9" w:rsidP="00F61A78">
      <w:pPr>
        <w:spacing w:line="360" w:lineRule="auto"/>
        <w:jc w:val="center"/>
        <w:rPr>
          <w:rFonts w:eastAsiaTheme="minorHAnsi"/>
          <w:kern w:val="0"/>
          <w:sz w:val="20"/>
          <w:szCs w:val="22"/>
          <w:lang w:val="en-US" w:eastAsia="en-US"/>
          <w14:ligatures w14:val="none"/>
        </w:rPr>
      </w:pPr>
    </w:p>
    <w:p w14:paraId="0BB6B1CC" w14:textId="77777777" w:rsidR="00F61A78" w:rsidRPr="00F61A78" w:rsidRDefault="00F61A78" w:rsidP="00F61A78">
      <w:pPr>
        <w:spacing w:line="360" w:lineRule="auto"/>
        <w:jc w:val="center"/>
        <w:rPr>
          <w:rFonts w:eastAsiaTheme="minorHAnsi"/>
          <w:b/>
          <w:bCs/>
          <w:i/>
          <w:kern w:val="0"/>
          <w:sz w:val="20"/>
          <w:szCs w:val="22"/>
          <w:lang w:val="en-US" w:eastAsia="en-US"/>
          <w14:ligatures w14:val="none"/>
        </w:rPr>
      </w:pPr>
      <w:r w:rsidRPr="00F61A78">
        <w:rPr>
          <w:rFonts w:eastAsiaTheme="minorHAnsi"/>
          <w:noProof/>
          <w:kern w:val="0"/>
          <w:szCs w:val="22"/>
          <w:lang w:val="en-US" w:eastAsia="en-US"/>
          <w14:ligatures w14:val="none"/>
        </w:rPr>
        <w:drawing>
          <wp:inline distT="0" distB="0" distL="0" distR="0" wp14:anchorId="45CB00FE" wp14:editId="17F1FA26">
            <wp:extent cx="5006975" cy="2589530"/>
            <wp:effectExtent l="0" t="0" r="0" b="1270"/>
            <wp:docPr id="1884893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6975" cy="2589530"/>
                    </a:xfrm>
                    <a:prstGeom prst="rect">
                      <a:avLst/>
                    </a:prstGeom>
                    <a:noFill/>
                    <a:ln>
                      <a:noFill/>
                    </a:ln>
                  </pic:spPr>
                </pic:pic>
              </a:graphicData>
            </a:graphic>
          </wp:inline>
        </w:drawing>
      </w:r>
    </w:p>
    <w:p w14:paraId="7ACF88EB" w14:textId="77777777" w:rsidR="00F61A78" w:rsidRPr="00F61A78" w:rsidRDefault="00F61A78" w:rsidP="00F61A78">
      <w:pPr>
        <w:spacing w:line="360" w:lineRule="auto"/>
        <w:jc w:val="center"/>
        <w:rPr>
          <w:rFonts w:eastAsiaTheme="minorHAnsi"/>
          <w:b/>
          <w:bCs/>
          <w:i/>
          <w:kern w:val="0"/>
          <w:sz w:val="20"/>
          <w:szCs w:val="22"/>
          <w:lang w:val="en-US" w:eastAsia="en-US"/>
          <w14:ligatures w14:val="none"/>
        </w:rPr>
      </w:pPr>
      <w:r w:rsidRPr="00F61A78">
        <w:rPr>
          <w:rFonts w:eastAsiaTheme="minorHAnsi"/>
          <w:b/>
          <w:bCs/>
          <w:i/>
          <w:kern w:val="0"/>
          <w:sz w:val="20"/>
          <w:szCs w:val="22"/>
          <w:lang w:val="en-US" w:eastAsia="en-US"/>
          <w14:ligatures w14:val="none"/>
        </w:rPr>
        <w:t>Figure 5: 30-Day Rolling Mean of Returns and Volatility (Standard Deviation) for Selected Companies</w:t>
      </w:r>
    </w:p>
    <w:p w14:paraId="06C486DA"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The 30-day rolling </w:t>
      </w:r>
      <w:proofErr w:type="gramStart"/>
      <w:r w:rsidRPr="00F61A78">
        <w:rPr>
          <w:rFonts w:eastAsiaTheme="minorHAnsi"/>
          <w:kern w:val="0"/>
          <w:szCs w:val="22"/>
          <w:lang w:val="en-US" w:eastAsia="en-US"/>
          <w14:ligatures w14:val="none"/>
        </w:rPr>
        <w:t>mean</w:t>
      </w:r>
      <w:proofErr w:type="gramEnd"/>
      <w:r w:rsidRPr="00F61A78">
        <w:rPr>
          <w:rFonts w:eastAsiaTheme="minorHAnsi"/>
          <w:kern w:val="0"/>
          <w:szCs w:val="22"/>
          <w:lang w:val="en-US" w:eastAsia="en-US"/>
          <w14:ligatures w14:val="none"/>
        </w:rPr>
        <w:t xml:space="preserve"> of returns and volatility for the selected companies are shown in Figure 5. The returns in the upper plot fluctuate with FSLR US Equity experiencing longer periods of being higher. we see SNX PW Equity has more volatility in the underperformance when compared to TTE FP Equity which shows more stability in volatility indicated by periods of consistent performance. When looked at together this clearly demonstrates the more diverse risk and return profiles across the sector.</w:t>
      </w:r>
    </w:p>
    <w:p w14:paraId="3C7606D4" w14:textId="77777777" w:rsidR="00F61A78" w:rsidRPr="00F61A78" w:rsidRDefault="00F61A78" w:rsidP="00F61A78">
      <w:pPr>
        <w:spacing w:line="360" w:lineRule="auto"/>
        <w:rPr>
          <w:rFonts w:eastAsiaTheme="minorHAnsi"/>
          <w:b/>
          <w:bCs/>
          <w:i/>
          <w:kern w:val="0"/>
          <w:sz w:val="20"/>
          <w:szCs w:val="22"/>
          <w:lang w:val="en-US" w:eastAsia="en-US"/>
          <w14:ligatures w14:val="none"/>
        </w:rPr>
      </w:pPr>
      <w:r w:rsidRPr="00F61A78">
        <w:rPr>
          <w:rFonts w:eastAsiaTheme="minorHAnsi"/>
          <w:b/>
          <w:i/>
          <w:noProof/>
          <w:kern w:val="0"/>
          <w:sz w:val="20"/>
          <w:szCs w:val="22"/>
          <w:lang w:val="en-US" w:eastAsia="en-US"/>
          <w14:ligatures w14:val="none"/>
        </w:rPr>
        <w:drawing>
          <wp:inline distT="0" distB="0" distL="0" distR="0" wp14:anchorId="39165088" wp14:editId="5D514239">
            <wp:extent cx="5090160" cy="2832735"/>
            <wp:effectExtent l="0" t="0" r="2540" b="0"/>
            <wp:docPr id="2041617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90160" cy="2832735"/>
                    </a:xfrm>
                    <a:prstGeom prst="rect">
                      <a:avLst/>
                    </a:prstGeom>
                    <a:noFill/>
                    <a:ln>
                      <a:noFill/>
                    </a:ln>
                  </pic:spPr>
                </pic:pic>
              </a:graphicData>
            </a:graphic>
          </wp:inline>
        </w:drawing>
      </w:r>
    </w:p>
    <w:p w14:paraId="16F0BE3F" w14:textId="77777777" w:rsidR="00F61A78" w:rsidRPr="00F61A78" w:rsidRDefault="00F61A78" w:rsidP="00F61A78">
      <w:pPr>
        <w:spacing w:line="360" w:lineRule="auto"/>
        <w:jc w:val="center"/>
        <w:rPr>
          <w:rFonts w:eastAsiaTheme="minorHAnsi"/>
          <w:b/>
          <w:bCs/>
          <w:kern w:val="0"/>
          <w:sz w:val="20"/>
          <w:szCs w:val="20"/>
          <w:lang w:val="en-US" w:eastAsia="en-US"/>
          <w14:ligatures w14:val="none"/>
        </w:rPr>
      </w:pPr>
      <w:r w:rsidRPr="00F61A78">
        <w:rPr>
          <w:rFonts w:eastAsiaTheme="minorHAnsi"/>
          <w:b/>
          <w:bCs/>
          <w:kern w:val="0"/>
          <w:sz w:val="20"/>
          <w:szCs w:val="20"/>
          <w:lang w:val="en-US" w:eastAsia="en-US"/>
          <w14:ligatures w14:val="none"/>
        </w:rPr>
        <w:t>Figure 6</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PE Ratio vs. Market Cap: Separate Trend Line Per Company (Log Scale)</w:t>
      </w:r>
    </w:p>
    <w:p w14:paraId="2CBF3873"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Figure 6 displays the relationship between the P/E ratio and market capitalization for selected banking and finance companies, illustrated on a log scale. FSLR US Equity and ENI IM Equity exhibit the highest ratios and market capitalizations, which indicate valuations are stronger than </w:t>
      </w:r>
      <w:proofErr w:type="gramStart"/>
      <w:r w:rsidRPr="00F61A78">
        <w:rPr>
          <w:rFonts w:eastAsiaTheme="minorHAnsi"/>
          <w:kern w:val="0"/>
          <w:szCs w:val="22"/>
          <w:lang w:val="en-US" w:eastAsia="en-US"/>
          <w14:ligatures w14:val="none"/>
        </w:rPr>
        <w:t>that</w:t>
      </w:r>
      <w:proofErr w:type="gramEnd"/>
      <w:r w:rsidRPr="00F61A78">
        <w:rPr>
          <w:rFonts w:eastAsiaTheme="minorHAnsi"/>
          <w:kern w:val="0"/>
          <w:szCs w:val="22"/>
          <w:lang w:val="en-US" w:eastAsia="en-US"/>
          <w14:ligatures w14:val="none"/>
        </w:rPr>
        <w:t xml:space="preserve"> of the other companies. SNX PW Equity demonstrates the lowest ratios and market </w:t>
      </w:r>
      <w:proofErr w:type="gramStart"/>
      <w:r w:rsidRPr="00F61A78">
        <w:rPr>
          <w:rFonts w:eastAsiaTheme="minorHAnsi"/>
          <w:kern w:val="0"/>
          <w:szCs w:val="22"/>
          <w:lang w:val="en-US" w:eastAsia="en-US"/>
          <w14:ligatures w14:val="none"/>
        </w:rPr>
        <w:t>capitalizations</w:t>
      </w:r>
      <w:proofErr w:type="gramEnd"/>
      <w:r w:rsidRPr="00F61A78">
        <w:rPr>
          <w:rFonts w:eastAsiaTheme="minorHAnsi"/>
          <w:kern w:val="0"/>
          <w:szCs w:val="22"/>
          <w:lang w:val="en-US" w:eastAsia="en-US"/>
          <w14:ligatures w14:val="none"/>
        </w:rPr>
        <w:t xml:space="preserve">, which </w:t>
      </w:r>
      <w:proofErr w:type="gramStart"/>
      <w:r w:rsidRPr="00F61A78">
        <w:rPr>
          <w:rFonts w:eastAsiaTheme="minorHAnsi"/>
          <w:kern w:val="0"/>
          <w:szCs w:val="22"/>
          <w:lang w:val="en-US" w:eastAsia="en-US"/>
          <w14:ligatures w14:val="none"/>
        </w:rPr>
        <w:t>suggest</w:t>
      </w:r>
      <w:proofErr w:type="gramEnd"/>
      <w:r w:rsidRPr="00F61A78">
        <w:rPr>
          <w:rFonts w:eastAsiaTheme="minorHAnsi"/>
          <w:kern w:val="0"/>
          <w:szCs w:val="22"/>
          <w:lang w:val="en-US" w:eastAsia="en-US"/>
          <w14:ligatures w14:val="none"/>
        </w:rPr>
        <w:t xml:space="preserve"> overall market performance is weaker than that of the other companies. The trend lines indicate that the variables demonstrate comparatively lower or relatively stronger correlation between the companies. This observation may be evidence that companies are performing at different rates.</w:t>
      </w:r>
    </w:p>
    <w:p w14:paraId="3EE56B25" w14:textId="77777777" w:rsidR="00F61A78" w:rsidRPr="00F61A78" w:rsidRDefault="00F61A78" w:rsidP="00F61A78">
      <w:pPr>
        <w:spacing w:line="360" w:lineRule="auto"/>
        <w:jc w:val="center"/>
        <w:rPr>
          <w:rFonts w:eastAsiaTheme="minorHAnsi"/>
          <w:b/>
          <w:kern w:val="0"/>
          <w:sz w:val="20"/>
          <w:szCs w:val="20"/>
          <w:lang w:val="en-US" w:eastAsia="en-US"/>
          <w14:ligatures w14:val="none"/>
        </w:rPr>
      </w:pPr>
      <w:r w:rsidRPr="00F61A78">
        <w:rPr>
          <w:rFonts w:eastAsiaTheme="minorHAnsi"/>
          <w:b/>
          <w:noProof/>
          <w:kern w:val="0"/>
          <w:sz w:val="20"/>
          <w:szCs w:val="20"/>
          <w:lang w:val="en-US" w:eastAsia="en-US"/>
          <w14:ligatures w14:val="none"/>
        </w:rPr>
        <w:drawing>
          <wp:inline distT="0" distB="0" distL="0" distR="0" wp14:anchorId="607F818F" wp14:editId="169A2457">
            <wp:extent cx="5032375" cy="2999105"/>
            <wp:effectExtent l="0" t="0" r="0" b="0"/>
            <wp:docPr id="1642109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2375" cy="2999105"/>
                    </a:xfrm>
                    <a:prstGeom prst="rect">
                      <a:avLst/>
                    </a:prstGeom>
                    <a:noFill/>
                    <a:ln>
                      <a:noFill/>
                    </a:ln>
                  </pic:spPr>
                </pic:pic>
              </a:graphicData>
            </a:graphic>
          </wp:inline>
        </w:drawing>
      </w:r>
    </w:p>
    <w:p w14:paraId="024C3C58" w14:textId="77777777" w:rsidR="00F61A78" w:rsidRPr="00F61A78" w:rsidRDefault="00F61A78" w:rsidP="00F61A78">
      <w:pPr>
        <w:spacing w:line="360" w:lineRule="auto"/>
        <w:jc w:val="center"/>
        <w:rPr>
          <w:rFonts w:eastAsiaTheme="minorHAnsi"/>
          <w:b/>
          <w:bCs/>
          <w:kern w:val="0"/>
          <w:szCs w:val="22"/>
          <w:lang w:val="en-US" w:eastAsia="en-US"/>
          <w14:ligatures w14:val="none"/>
        </w:rPr>
      </w:pPr>
      <w:r w:rsidRPr="00F61A78">
        <w:rPr>
          <w:rFonts w:eastAsiaTheme="minorHAnsi"/>
          <w:b/>
          <w:bCs/>
          <w:kern w:val="0"/>
          <w:sz w:val="20"/>
          <w:szCs w:val="20"/>
          <w:lang w:val="en-US" w:eastAsia="en-US"/>
          <w14:ligatures w14:val="none"/>
        </w:rPr>
        <w:t>Figure 7</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Earnings per Share Trend of 10 Companies Across 4 Quarters</w:t>
      </w:r>
    </w:p>
    <w:p w14:paraId="41B39D89"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The trends in EPS across four quarters are shown in Figure 7 for ten companies. SIE GY Equity and FSLR US Equity show significant growth in EPS which suggests improved profitability, while TTE FP Equity and AMRC US Equity show static or decreased trends that suggest differing financial performance.</w:t>
      </w:r>
    </w:p>
    <w:p w14:paraId="22AF7900" w14:textId="77777777" w:rsidR="00F61A78" w:rsidRPr="00F61A78" w:rsidRDefault="00F61A78" w:rsidP="00F61A78">
      <w:pPr>
        <w:spacing w:line="360" w:lineRule="auto"/>
        <w:jc w:val="center"/>
        <w:rPr>
          <w:rFonts w:eastAsiaTheme="minorHAnsi"/>
          <w:b/>
          <w:kern w:val="0"/>
          <w:sz w:val="20"/>
          <w:szCs w:val="20"/>
          <w:lang w:val="en-US" w:eastAsia="en-US"/>
          <w14:ligatures w14:val="none"/>
        </w:rPr>
      </w:pPr>
      <w:r w:rsidRPr="00F61A78">
        <w:rPr>
          <w:rFonts w:eastAsiaTheme="minorHAnsi"/>
          <w:b/>
          <w:noProof/>
          <w:kern w:val="0"/>
          <w:sz w:val="20"/>
          <w:szCs w:val="20"/>
          <w:lang w:val="en-US" w:eastAsia="en-US"/>
          <w14:ligatures w14:val="none"/>
        </w:rPr>
        <w:drawing>
          <wp:inline distT="0" distB="0" distL="0" distR="0" wp14:anchorId="3270EBD5" wp14:editId="34207C67">
            <wp:extent cx="5294630" cy="3165475"/>
            <wp:effectExtent l="0" t="0" r="1270" b="0"/>
            <wp:docPr id="1713331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4630" cy="3165475"/>
                    </a:xfrm>
                    <a:prstGeom prst="rect">
                      <a:avLst/>
                    </a:prstGeom>
                    <a:noFill/>
                    <a:ln>
                      <a:noFill/>
                    </a:ln>
                  </pic:spPr>
                </pic:pic>
              </a:graphicData>
            </a:graphic>
          </wp:inline>
        </w:drawing>
      </w:r>
    </w:p>
    <w:p w14:paraId="40C1B284" w14:textId="77777777" w:rsidR="00F61A78" w:rsidRPr="00F61A78" w:rsidRDefault="00F61A78" w:rsidP="00F61A78">
      <w:pPr>
        <w:spacing w:line="360" w:lineRule="auto"/>
        <w:jc w:val="center"/>
        <w:rPr>
          <w:rFonts w:eastAsiaTheme="minorHAnsi"/>
          <w:b/>
          <w:bCs/>
          <w:kern w:val="0"/>
          <w:szCs w:val="22"/>
          <w:lang w:val="en-US" w:eastAsia="en-US"/>
          <w14:ligatures w14:val="none"/>
        </w:rPr>
      </w:pPr>
      <w:r w:rsidRPr="00F61A78">
        <w:rPr>
          <w:rFonts w:eastAsiaTheme="minorHAnsi"/>
          <w:b/>
          <w:bCs/>
          <w:kern w:val="0"/>
          <w:sz w:val="20"/>
          <w:szCs w:val="20"/>
          <w:lang w:val="en-US" w:eastAsia="en-US"/>
          <w14:ligatures w14:val="none"/>
        </w:rPr>
        <w:t>Figure 8</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Market Cap Trend of 10 Companies Across 4 Quarters</w:t>
      </w:r>
    </w:p>
    <w:p w14:paraId="61EA50A9"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The market capitalization trend of 10 companies is shown in Figure 8 over four quarters and indicates strong upward trends for FSLR US Equity and SIE GY Equity and an upward trend in market capitalization, while SNX PW Equity and AMRC US Equity show declines in market capitalization and indicate poor performance. </w:t>
      </w:r>
    </w:p>
    <w:p w14:paraId="75255402" w14:textId="77777777" w:rsidR="00F61A78" w:rsidRPr="00F61A78" w:rsidRDefault="00F61A78" w:rsidP="00F61A78">
      <w:pPr>
        <w:spacing w:line="360" w:lineRule="auto"/>
        <w:jc w:val="center"/>
        <w:rPr>
          <w:rFonts w:eastAsiaTheme="minorHAnsi"/>
          <w:b/>
          <w:kern w:val="0"/>
          <w:sz w:val="20"/>
          <w:szCs w:val="20"/>
          <w:lang w:val="en-US" w:eastAsia="en-US"/>
          <w14:ligatures w14:val="none"/>
        </w:rPr>
      </w:pPr>
      <w:r w:rsidRPr="00F61A78">
        <w:rPr>
          <w:rFonts w:eastAsiaTheme="minorHAnsi"/>
          <w:b/>
          <w:noProof/>
          <w:kern w:val="0"/>
          <w:sz w:val="20"/>
          <w:szCs w:val="20"/>
          <w:lang w:val="en-US" w:eastAsia="en-US"/>
          <w14:ligatures w14:val="none"/>
        </w:rPr>
        <w:drawing>
          <wp:inline distT="0" distB="0" distL="0" distR="0" wp14:anchorId="6AA1E254" wp14:editId="750AA31D">
            <wp:extent cx="4968240" cy="3299460"/>
            <wp:effectExtent l="0" t="0" r="0" b="2540"/>
            <wp:docPr id="1642318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68240" cy="3299460"/>
                    </a:xfrm>
                    <a:prstGeom prst="rect">
                      <a:avLst/>
                    </a:prstGeom>
                    <a:noFill/>
                    <a:ln>
                      <a:noFill/>
                    </a:ln>
                  </pic:spPr>
                </pic:pic>
              </a:graphicData>
            </a:graphic>
          </wp:inline>
        </w:drawing>
      </w:r>
    </w:p>
    <w:p w14:paraId="3414D128" w14:textId="77777777" w:rsidR="00F61A78" w:rsidRPr="00F61A78" w:rsidRDefault="00F61A78" w:rsidP="00F61A78">
      <w:pPr>
        <w:spacing w:line="360" w:lineRule="auto"/>
        <w:jc w:val="center"/>
        <w:rPr>
          <w:rFonts w:eastAsiaTheme="minorHAnsi"/>
          <w:b/>
          <w:bCs/>
          <w:kern w:val="0"/>
          <w:szCs w:val="22"/>
          <w:lang w:val="en-US" w:eastAsia="en-US"/>
          <w14:ligatures w14:val="none"/>
        </w:rPr>
      </w:pPr>
      <w:r w:rsidRPr="00F61A78">
        <w:rPr>
          <w:rFonts w:eastAsiaTheme="minorHAnsi"/>
          <w:b/>
          <w:bCs/>
          <w:kern w:val="0"/>
          <w:sz w:val="20"/>
          <w:szCs w:val="20"/>
          <w:lang w:val="en-US" w:eastAsia="en-US"/>
          <w14:ligatures w14:val="none"/>
        </w:rPr>
        <w:t>Figure 9</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Returns on Equity vs. Returns on Assets (Time Series View) for Selected Companies</w:t>
      </w:r>
    </w:p>
    <w:p w14:paraId="1DA8ABBF"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Figure 9 Returns on Equity (ROE) against Returns on Assets (ROA) across the selected companies, demonstrating how the companies are managed and performing profitably. Positive returns can be seen from SIE GY Equity and FSLR US Equity, which have materially strong positive returns. In contrast, SNX PW Equity and AMRC US Equity have negative values, indicating poor financial performance. </w:t>
      </w:r>
    </w:p>
    <w:p w14:paraId="6AD18B69" w14:textId="77777777" w:rsidR="00F61A78" w:rsidRPr="00F61A78" w:rsidRDefault="00F61A78" w:rsidP="00F61A78">
      <w:pPr>
        <w:spacing w:line="360" w:lineRule="auto"/>
        <w:jc w:val="center"/>
        <w:rPr>
          <w:rFonts w:eastAsiaTheme="minorHAnsi"/>
          <w:b/>
          <w:kern w:val="0"/>
          <w:sz w:val="20"/>
          <w:szCs w:val="20"/>
          <w:lang w:val="en-US" w:eastAsia="en-US"/>
          <w14:ligatures w14:val="none"/>
        </w:rPr>
      </w:pPr>
      <w:r w:rsidRPr="00F61A78">
        <w:rPr>
          <w:rFonts w:eastAsiaTheme="minorHAnsi"/>
          <w:b/>
          <w:noProof/>
          <w:kern w:val="0"/>
          <w:sz w:val="20"/>
          <w:szCs w:val="20"/>
          <w:lang w:val="en-US" w:eastAsia="en-US"/>
          <w14:ligatures w14:val="none"/>
        </w:rPr>
        <w:drawing>
          <wp:inline distT="0" distB="0" distL="0" distR="0" wp14:anchorId="15FACA94" wp14:editId="0055C246">
            <wp:extent cx="5179695" cy="3427095"/>
            <wp:effectExtent l="0" t="0" r="1905" b="1905"/>
            <wp:docPr id="559777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79695" cy="3427095"/>
                    </a:xfrm>
                    <a:prstGeom prst="rect">
                      <a:avLst/>
                    </a:prstGeom>
                    <a:noFill/>
                    <a:ln>
                      <a:noFill/>
                    </a:ln>
                  </pic:spPr>
                </pic:pic>
              </a:graphicData>
            </a:graphic>
          </wp:inline>
        </w:drawing>
      </w:r>
    </w:p>
    <w:p w14:paraId="03DE30DC" w14:textId="77777777" w:rsidR="00F61A78" w:rsidRPr="00F61A78" w:rsidRDefault="00F61A78" w:rsidP="00F61A78">
      <w:pPr>
        <w:spacing w:line="360" w:lineRule="auto"/>
        <w:jc w:val="center"/>
        <w:rPr>
          <w:rFonts w:eastAsiaTheme="minorHAnsi"/>
          <w:b/>
          <w:kern w:val="0"/>
          <w:sz w:val="20"/>
          <w:szCs w:val="20"/>
          <w:lang w:val="en-US" w:eastAsia="en-US"/>
          <w14:ligatures w14:val="none"/>
        </w:rPr>
      </w:pPr>
      <w:r w:rsidRPr="00F61A78">
        <w:rPr>
          <w:rFonts w:eastAsiaTheme="minorHAnsi"/>
          <w:b/>
          <w:bCs/>
          <w:kern w:val="0"/>
          <w:sz w:val="20"/>
          <w:szCs w:val="20"/>
          <w:lang w:val="en-US" w:eastAsia="en-US"/>
          <w14:ligatures w14:val="none"/>
        </w:rPr>
        <w:t>Figure 10</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Earnings per Share vs. PE Ratio (Time Series View) for Selected Companies</w:t>
      </w:r>
    </w:p>
    <w:p w14:paraId="7E05292E"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Figure 10 </w:t>
      </w:r>
      <w:proofErr w:type="gramStart"/>
      <w:r w:rsidRPr="00F61A78">
        <w:rPr>
          <w:rFonts w:eastAsiaTheme="minorHAnsi"/>
          <w:kern w:val="0"/>
          <w:szCs w:val="22"/>
          <w:lang w:val="en-US" w:eastAsia="en-US"/>
          <w14:ligatures w14:val="none"/>
        </w:rPr>
        <w:t>show</w:t>
      </w:r>
      <w:proofErr w:type="gramEnd"/>
      <w:r w:rsidRPr="00F61A78">
        <w:rPr>
          <w:rFonts w:eastAsiaTheme="minorHAnsi"/>
          <w:kern w:val="0"/>
          <w:szCs w:val="22"/>
          <w:lang w:val="en-US" w:eastAsia="en-US"/>
          <w14:ligatures w14:val="none"/>
        </w:rPr>
        <w:t xml:space="preserve"> relationship between Earnings per Share (EPS) and Price-to-Earnings (PE) ratios of selected banking and finance companies.  Firms such as FSLR US Equity, and SIE GY Equity show a positive relation between EPS and PE ratio, meaning higher price-to-earnings ratios. On the other hand, AMRC US Equity and SNX PW Equity show low EPS at low to high PE ratios which demonstrate differing profitabilities and market valuations. </w:t>
      </w:r>
    </w:p>
    <w:p w14:paraId="2709D1EF" w14:textId="77777777" w:rsidR="00F61A78" w:rsidRPr="00F61A78" w:rsidRDefault="00F61A78" w:rsidP="00F61A78">
      <w:pPr>
        <w:spacing w:line="360" w:lineRule="auto"/>
        <w:jc w:val="center"/>
        <w:rPr>
          <w:rFonts w:eastAsiaTheme="minorHAnsi"/>
          <w:b/>
          <w:bCs/>
          <w:kern w:val="0"/>
          <w:sz w:val="20"/>
          <w:szCs w:val="20"/>
          <w:lang w:val="en-US" w:eastAsia="en-US"/>
          <w14:ligatures w14:val="none"/>
        </w:rPr>
      </w:pPr>
      <w:r w:rsidRPr="00F61A78">
        <w:rPr>
          <w:rFonts w:eastAsiaTheme="minorHAnsi"/>
          <w:b/>
          <w:noProof/>
          <w:kern w:val="0"/>
          <w:sz w:val="20"/>
          <w:szCs w:val="20"/>
          <w:lang w:val="en-US" w:eastAsia="en-US"/>
          <w14:ligatures w14:val="none"/>
        </w:rPr>
        <w:drawing>
          <wp:inline distT="0" distB="0" distL="0" distR="0" wp14:anchorId="42917A70" wp14:editId="01ED1BF2">
            <wp:extent cx="5205095" cy="3453130"/>
            <wp:effectExtent l="0" t="0" r="1905" b="1270"/>
            <wp:docPr id="195980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05095" cy="3453130"/>
                    </a:xfrm>
                    <a:prstGeom prst="rect">
                      <a:avLst/>
                    </a:prstGeom>
                    <a:noFill/>
                    <a:ln>
                      <a:noFill/>
                    </a:ln>
                  </pic:spPr>
                </pic:pic>
              </a:graphicData>
            </a:graphic>
          </wp:inline>
        </w:drawing>
      </w:r>
    </w:p>
    <w:p w14:paraId="3EC779D8" w14:textId="77777777" w:rsidR="00F61A78" w:rsidRPr="00F61A78" w:rsidRDefault="00F61A78" w:rsidP="00F61A78">
      <w:pPr>
        <w:spacing w:line="360" w:lineRule="auto"/>
        <w:jc w:val="center"/>
        <w:rPr>
          <w:rFonts w:eastAsiaTheme="minorHAnsi"/>
          <w:b/>
          <w:bCs/>
          <w:kern w:val="0"/>
          <w:sz w:val="20"/>
          <w:szCs w:val="20"/>
          <w:lang w:val="en-US" w:eastAsia="en-US"/>
          <w14:ligatures w14:val="none"/>
        </w:rPr>
      </w:pPr>
      <w:r w:rsidRPr="00F61A78">
        <w:rPr>
          <w:rFonts w:eastAsiaTheme="minorHAnsi"/>
          <w:b/>
          <w:bCs/>
          <w:kern w:val="0"/>
          <w:sz w:val="20"/>
          <w:szCs w:val="20"/>
          <w:lang w:val="en-US" w:eastAsia="en-US"/>
          <w14:ligatures w14:val="none"/>
        </w:rPr>
        <w:t>Figure 11</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Earnings per Share vs. Market Cap (Time Series View) for Selected Companies</w:t>
      </w:r>
    </w:p>
    <w:p w14:paraId="059A19E8" w14:textId="77777777" w:rsidR="00F61A78" w:rsidRPr="00F61A78" w:rsidRDefault="00F61A78" w:rsidP="00F61A78">
      <w:pPr>
        <w:spacing w:line="360" w:lineRule="auto"/>
        <w:rPr>
          <w:rFonts w:eastAsia="Times New Roman" w:cs="Times New Roman"/>
          <w:kern w:val="0"/>
          <w:lang w:val="en-US" w:eastAsia="en-US"/>
          <w14:ligatures w14:val="none"/>
        </w:rPr>
      </w:pPr>
      <w:r w:rsidRPr="00F61A78">
        <w:rPr>
          <w:rFonts w:eastAsiaTheme="minorHAnsi"/>
          <w:kern w:val="0"/>
          <w:szCs w:val="22"/>
          <w:lang w:val="en-US" w:eastAsia="en-US"/>
          <w14:ligatures w14:val="none"/>
        </w:rPr>
        <w:t xml:space="preserve">In Figure 11, the relationship between Earnings per Share (EPS) and Market Capitalization is presented in the Banking and Finance sector. For FSLR US Equity and SIE GY Equity, there is a positive trend, as the EPS value increases. </w:t>
      </w:r>
      <w:r w:rsidRPr="00F61A78">
        <w:rPr>
          <w:rFonts w:eastAsia="Times New Roman" w:cs="Times New Roman"/>
          <w:kern w:val="0"/>
          <w:lang w:val="en-US" w:eastAsia="en-US"/>
          <w14:ligatures w14:val="none"/>
        </w:rPr>
        <w:t>SNX PW Equity and AMRC US Equity possess lower market caps than implied by their EPS metric, indicating weak investor sentiment towards these companies.</w:t>
      </w:r>
    </w:p>
    <w:p w14:paraId="03E082DF" w14:textId="77777777" w:rsidR="00F61A78" w:rsidRPr="00F61A78" w:rsidRDefault="00F61A78" w:rsidP="00F61A78">
      <w:pPr>
        <w:keepNext/>
        <w:keepLines/>
        <w:spacing w:before="40" w:after="0" w:line="360" w:lineRule="auto"/>
        <w:outlineLvl w:val="1"/>
        <w:rPr>
          <w:rFonts w:eastAsiaTheme="majorEastAsia" w:cstheme="majorBidi"/>
          <w:b/>
          <w:color w:val="000000" w:themeColor="text1"/>
          <w:kern w:val="0"/>
          <w:szCs w:val="26"/>
          <w:lang w:val="en-US" w:eastAsia="en-US"/>
          <w14:ligatures w14:val="none"/>
        </w:rPr>
      </w:pPr>
      <w:bookmarkStart w:id="14" w:name="_Toc213176061"/>
      <w:r w:rsidRPr="00F61A78">
        <w:rPr>
          <w:rFonts w:eastAsiaTheme="majorEastAsia" w:cstheme="majorBidi"/>
          <w:color w:val="000000" w:themeColor="text1"/>
          <w:kern w:val="0"/>
          <w:szCs w:val="26"/>
          <w:lang w:val="en-US" w:eastAsia="en-US"/>
          <w14:ligatures w14:val="none"/>
        </w:rPr>
        <w:t>5.3</w:t>
      </w:r>
      <w:r w:rsidRPr="00F61A78">
        <w:rPr>
          <w:rFonts w:eastAsiaTheme="majorEastAsia" w:cstheme="majorBidi"/>
          <w:b/>
          <w:color w:val="000000" w:themeColor="text1"/>
          <w:kern w:val="0"/>
          <w:szCs w:val="26"/>
          <w:lang w:val="en-US" w:eastAsia="en-US"/>
          <w14:ligatures w14:val="none"/>
        </w:rPr>
        <w:t xml:space="preserve"> </w:t>
      </w:r>
      <w:r w:rsidRPr="00F61A78">
        <w:rPr>
          <w:rFonts w:eastAsiaTheme="majorEastAsia" w:cstheme="majorBidi"/>
          <w:b/>
          <w:bCs/>
          <w:color w:val="000000" w:themeColor="text1"/>
          <w:kern w:val="0"/>
          <w:szCs w:val="26"/>
          <w:lang w:val="en-US" w:eastAsia="en-US"/>
          <w14:ligatures w14:val="none"/>
        </w:rPr>
        <w:t>Financial Metrics</w:t>
      </w:r>
      <w:bookmarkEnd w:id="14"/>
      <w:r w:rsidRPr="00F61A78">
        <w:rPr>
          <w:rFonts w:eastAsiaTheme="majorEastAsia" w:cstheme="majorBidi"/>
          <w:b/>
          <w:bCs/>
          <w:color w:val="000000" w:themeColor="text1"/>
          <w:kern w:val="0"/>
          <w:szCs w:val="26"/>
          <w:lang w:val="en-US" w:eastAsia="en-US"/>
          <w14:ligatures w14:val="none"/>
        </w:rPr>
        <w:t xml:space="preserve"> </w:t>
      </w:r>
    </w:p>
    <w:p w14:paraId="57095138"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bCs/>
          <w:kern w:val="0"/>
          <w:szCs w:val="22"/>
          <w:lang w:val="en-US" w:eastAsia="en-US"/>
          <w14:ligatures w14:val="none"/>
        </w:rPr>
        <w:t>Table 3: Financial Metrics for Selected Companies (Q3 2025)</w:t>
      </w:r>
    </w:p>
    <w:tbl>
      <w:tblPr>
        <w:tblW w:w="10467" w:type="dxa"/>
        <w:tblBorders>
          <w:top w:val="single" w:sz="4" w:space="0" w:color="auto"/>
          <w:bottom w:val="single" w:sz="4" w:space="0" w:color="auto"/>
        </w:tblBorders>
        <w:tblLook w:val="04A0" w:firstRow="1" w:lastRow="0" w:firstColumn="1" w:lastColumn="0" w:noHBand="0" w:noVBand="1"/>
      </w:tblPr>
      <w:tblGrid>
        <w:gridCol w:w="2196"/>
        <w:gridCol w:w="1314"/>
        <w:gridCol w:w="1730"/>
        <w:gridCol w:w="1515"/>
        <w:gridCol w:w="1295"/>
        <w:gridCol w:w="1295"/>
        <w:gridCol w:w="1122"/>
      </w:tblGrid>
      <w:tr w:rsidR="00F61A78" w:rsidRPr="00F61A78" w14:paraId="271D3A8A" w14:textId="77777777">
        <w:trPr>
          <w:trHeight w:val="681"/>
        </w:trPr>
        <w:tc>
          <w:tcPr>
            <w:tcW w:w="2196" w:type="dxa"/>
            <w:tcBorders>
              <w:top w:val="single" w:sz="4" w:space="0" w:color="auto"/>
              <w:left w:val="nil"/>
              <w:bottom w:val="single" w:sz="4" w:space="0" w:color="auto"/>
              <w:right w:val="nil"/>
            </w:tcBorders>
            <w:vAlign w:val="center"/>
            <w:hideMark/>
          </w:tcPr>
          <w:p w14:paraId="1B7DB1A1"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Company</w:t>
            </w:r>
          </w:p>
        </w:tc>
        <w:tc>
          <w:tcPr>
            <w:tcW w:w="1314" w:type="dxa"/>
            <w:tcBorders>
              <w:top w:val="single" w:sz="4" w:space="0" w:color="auto"/>
              <w:left w:val="nil"/>
              <w:bottom w:val="single" w:sz="4" w:space="0" w:color="auto"/>
              <w:right w:val="nil"/>
            </w:tcBorders>
            <w:vAlign w:val="center"/>
            <w:hideMark/>
          </w:tcPr>
          <w:p w14:paraId="401430A0"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P/E Ratio (PE)</w:t>
            </w:r>
          </w:p>
        </w:tc>
        <w:tc>
          <w:tcPr>
            <w:tcW w:w="1730" w:type="dxa"/>
            <w:tcBorders>
              <w:top w:val="single" w:sz="4" w:space="0" w:color="auto"/>
              <w:left w:val="nil"/>
              <w:bottom w:val="single" w:sz="4" w:space="0" w:color="auto"/>
              <w:right w:val="nil"/>
            </w:tcBorders>
            <w:vAlign w:val="center"/>
            <w:hideMark/>
          </w:tcPr>
          <w:p w14:paraId="619A3A5F"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Market Capitalization (MKT)</w:t>
            </w:r>
          </w:p>
        </w:tc>
        <w:tc>
          <w:tcPr>
            <w:tcW w:w="1515" w:type="dxa"/>
            <w:tcBorders>
              <w:top w:val="single" w:sz="4" w:space="0" w:color="auto"/>
              <w:left w:val="nil"/>
              <w:bottom w:val="single" w:sz="4" w:space="0" w:color="auto"/>
              <w:right w:val="nil"/>
            </w:tcBorders>
            <w:vAlign w:val="center"/>
            <w:hideMark/>
          </w:tcPr>
          <w:p w14:paraId="74BE3CF4"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Earnings per Share (EPS)</w:t>
            </w:r>
          </w:p>
        </w:tc>
        <w:tc>
          <w:tcPr>
            <w:tcW w:w="1295" w:type="dxa"/>
            <w:tcBorders>
              <w:top w:val="single" w:sz="4" w:space="0" w:color="auto"/>
              <w:left w:val="nil"/>
              <w:bottom w:val="single" w:sz="4" w:space="0" w:color="auto"/>
              <w:right w:val="nil"/>
            </w:tcBorders>
            <w:vAlign w:val="center"/>
            <w:hideMark/>
          </w:tcPr>
          <w:p w14:paraId="413552CE"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Return on Assets (ROA)</w:t>
            </w:r>
          </w:p>
        </w:tc>
        <w:tc>
          <w:tcPr>
            <w:tcW w:w="1295" w:type="dxa"/>
            <w:tcBorders>
              <w:top w:val="single" w:sz="4" w:space="0" w:color="auto"/>
              <w:left w:val="nil"/>
              <w:bottom w:val="single" w:sz="4" w:space="0" w:color="auto"/>
              <w:right w:val="nil"/>
            </w:tcBorders>
            <w:vAlign w:val="center"/>
            <w:hideMark/>
          </w:tcPr>
          <w:p w14:paraId="35B66D8C"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Return on Equity (ROE)</w:t>
            </w:r>
          </w:p>
        </w:tc>
        <w:tc>
          <w:tcPr>
            <w:tcW w:w="1122" w:type="dxa"/>
            <w:tcBorders>
              <w:top w:val="single" w:sz="4" w:space="0" w:color="auto"/>
              <w:left w:val="nil"/>
              <w:bottom w:val="single" w:sz="4" w:space="0" w:color="auto"/>
              <w:right w:val="nil"/>
            </w:tcBorders>
            <w:vAlign w:val="center"/>
            <w:hideMark/>
          </w:tcPr>
          <w:p w14:paraId="32955CFE"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ESG Score</w:t>
            </w:r>
          </w:p>
        </w:tc>
      </w:tr>
      <w:tr w:rsidR="00F61A78" w:rsidRPr="00F61A78" w14:paraId="35B3EEEF" w14:textId="77777777">
        <w:trPr>
          <w:trHeight w:val="340"/>
        </w:trPr>
        <w:tc>
          <w:tcPr>
            <w:tcW w:w="2196" w:type="dxa"/>
            <w:tcBorders>
              <w:top w:val="single" w:sz="4" w:space="0" w:color="auto"/>
              <w:left w:val="nil"/>
              <w:bottom w:val="nil"/>
              <w:right w:val="nil"/>
            </w:tcBorders>
            <w:vAlign w:val="center"/>
            <w:hideMark/>
          </w:tcPr>
          <w:p w14:paraId="275B97CD"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SIE GY Equity</w:t>
            </w:r>
          </w:p>
        </w:tc>
        <w:tc>
          <w:tcPr>
            <w:tcW w:w="1314" w:type="dxa"/>
            <w:tcBorders>
              <w:top w:val="single" w:sz="4" w:space="0" w:color="auto"/>
              <w:left w:val="nil"/>
              <w:bottom w:val="nil"/>
              <w:right w:val="nil"/>
            </w:tcBorders>
            <w:vAlign w:val="center"/>
            <w:hideMark/>
          </w:tcPr>
          <w:p w14:paraId="7FDB5AE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24.94</w:t>
            </w:r>
          </w:p>
        </w:tc>
        <w:tc>
          <w:tcPr>
            <w:tcW w:w="1730" w:type="dxa"/>
            <w:tcBorders>
              <w:top w:val="single" w:sz="4" w:space="0" w:color="auto"/>
              <w:left w:val="nil"/>
              <w:bottom w:val="nil"/>
              <w:right w:val="nil"/>
            </w:tcBorders>
            <w:vAlign w:val="center"/>
            <w:hideMark/>
          </w:tcPr>
          <w:p w14:paraId="1D3A478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6.4</w:t>
            </w:r>
          </w:p>
        </w:tc>
        <w:tc>
          <w:tcPr>
            <w:tcW w:w="1515" w:type="dxa"/>
            <w:tcBorders>
              <w:top w:val="single" w:sz="4" w:space="0" w:color="auto"/>
              <w:left w:val="nil"/>
              <w:bottom w:val="nil"/>
              <w:right w:val="nil"/>
            </w:tcBorders>
            <w:vAlign w:val="center"/>
            <w:hideMark/>
          </w:tcPr>
          <w:p w14:paraId="5FD7AF9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2.4</w:t>
            </w:r>
          </w:p>
        </w:tc>
        <w:tc>
          <w:tcPr>
            <w:tcW w:w="1295" w:type="dxa"/>
            <w:tcBorders>
              <w:top w:val="single" w:sz="4" w:space="0" w:color="auto"/>
              <w:left w:val="nil"/>
              <w:bottom w:val="nil"/>
              <w:right w:val="nil"/>
            </w:tcBorders>
            <w:vAlign w:val="center"/>
            <w:hideMark/>
          </w:tcPr>
          <w:p w14:paraId="7077CC4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6.4</w:t>
            </w:r>
          </w:p>
        </w:tc>
        <w:tc>
          <w:tcPr>
            <w:tcW w:w="1295" w:type="dxa"/>
            <w:tcBorders>
              <w:top w:val="single" w:sz="4" w:space="0" w:color="auto"/>
              <w:left w:val="nil"/>
              <w:bottom w:val="nil"/>
              <w:right w:val="nil"/>
            </w:tcBorders>
            <w:vAlign w:val="center"/>
            <w:hideMark/>
          </w:tcPr>
          <w:p w14:paraId="3EE4C83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18.95</w:t>
            </w:r>
          </w:p>
        </w:tc>
        <w:tc>
          <w:tcPr>
            <w:tcW w:w="1122" w:type="dxa"/>
            <w:tcBorders>
              <w:top w:val="single" w:sz="4" w:space="0" w:color="auto"/>
              <w:left w:val="nil"/>
              <w:bottom w:val="nil"/>
              <w:right w:val="nil"/>
            </w:tcBorders>
            <w:vAlign w:val="center"/>
            <w:hideMark/>
          </w:tcPr>
          <w:p w14:paraId="69E29D2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6.65</w:t>
            </w:r>
          </w:p>
        </w:tc>
      </w:tr>
      <w:tr w:rsidR="00F61A78" w:rsidRPr="00F61A78" w14:paraId="0F092295" w14:textId="77777777">
        <w:trPr>
          <w:trHeight w:val="340"/>
        </w:trPr>
        <w:tc>
          <w:tcPr>
            <w:tcW w:w="2196" w:type="dxa"/>
            <w:tcBorders>
              <w:top w:val="nil"/>
              <w:left w:val="nil"/>
              <w:bottom w:val="nil"/>
              <w:right w:val="nil"/>
            </w:tcBorders>
            <w:vAlign w:val="center"/>
            <w:hideMark/>
          </w:tcPr>
          <w:p w14:paraId="52E213C6"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FSLR US Equity</w:t>
            </w:r>
          </w:p>
        </w:tc>
        <w:tc>
          <w:tcPr>
            <w:tcW w:w="1314" w:type="dxa"/>
            <w:tcBorders>
              <w:top w:val="nil"/>
              <w:left w:val="nil"/>
              <w:bottom w:val="nil"/>
              <w:right w:val="nil"/>
            </w:tcBorders>
            <w:vAlign w:val="center"/>
            <w:hideMark/>
          </w:tcPr>
          <w:p w14:paraId="461D81A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18.17</w:t>
            </w:r>
          </w:p>
        </w:tc>
        <w:tc>
          <w:tcPr>
            <w:tcW w:w="1730" w:type="dxa"/>
            <w:tcBorders>
              <w:top w:val="nil"/>
              <w:left w:val="nil"/>
              <w:bottom w:val="nil"/>
              <w:right w:val="nil"/>
            </w:tcBorders>
            <w:vAlign w:val="center"/>
            <w:hideMark/>
          </w:tcPr>
          <w:p w14:paraId="75048F2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11.06</w:t>
            </w:r>
          </w:p>
        </w:tc>
        <w:tc>
          <w:tcPr>
            <w:tcW w:w="1515" w:type="dxa"/>
            <w:tcBorders>
              <w:top w:val="nil"/>
              <w:left w:val="nil"/>
              <w:bottom w:val="nil"/>
              <w:right w:val="nil"/>
            </w:tcBorders>
            <w:vAlign w:val="center"/>
            <w:hideMark/>
          </w:tcPr>
          <w:p w14:paraId="4AF4CC0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4.31</w:t>
            </w:r>
          </w:p>
        </w:tc>
        <w:tc>
          <w:tcPr>
            <w:tcW w:w="1295" w:type="dxa"/>
            <w:tcBorders>
              <w:top w:val="nil"/>
              <w:left w:val="nil"/>
              <w:bottom w:val="nil"/>
              <w:right w:val="nil"/>
            </w:tcBorders>
            <w:vAlign w:val="center"/>
            <w:hideMark/>
          </w:tcPr>
          <w:p w14:paraId="2C44AC0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11.06</w:t>
            </w:r>
          </w:p>
        </w:tc>
        <w:tc>
          <w:tcPr>
            <w:tcW w:w="1295" w:type="dxa"/>
            <w:tcBorders>
              <w:top w:val="nil"/>
              <w:left w:val="nil"/>
              <w:bottom w:val="nil"/>
              <w:right w:val="nil"/>
            </w:tcBorders>
            <w:vAlign w:val="center"/>
            <w:hideMark/>
          </w:tcPr>
          <w:p w14:paraId="6188167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16.77</w:t>
            </w:r>
          </w:p>
        </w:tc>
        <w:tc>
          <w:tcPr>
            <w:tcW w:w="1122" w:type="dxa"/>
            <w:tcBorders>
              <w:top w:val="nil"/>
              <w:left w:val="nil"/>
              <w:bottom w:val="nil"/>
              <w:right w:val="nil"/>
            </w:tcBorders>
            <w:vAlign w:val="center"/>
            <w:hideMark/>
          </w:tcPr>
          <w:p w14:paraId="3CD33E4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5.54</w:t>
            </w:r>
          </w:p>
        </w:tc>
      </w:tr>
      <w:tr w:rsidR="00F61A78" w:rsidRPr="00F61A78" w14:paraId="2CF777D0" w14:textId="77777777">
        <w:trPr>
          <w:trHeight w:val="340"/>
        </w:trPr>
        <w:tc>
          <w:tcPr>
            <w:tcW w:w="2196" w:type="dxa"/>
            <w:tcBorders>
              <w:top w:val="nil"/>
              <w:left w:val="nil"/>
              <w:bottom w:val="nil"/>
              <w:right w:val="nil"/>
            </w:tcBorders>
            <w:vAlign w:val="center"/>
            <w:hideMark/>
          </w:tcPr>
          <w:p w14:paraId="6C805A1C"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ENI IM Equity</w:t>
            </w:r>
          </w:p>
        </w:tc>
        <w:tc>
          <w:tcPr>
            <w:tcW w:w="1314" w:type="dxa"/>
            <w:tcBorders>
              <w:top w:val="nil"/>
              <w:left w:val="nil"/>
              <w:bottom w:val="nil"/>
              <w:right w:val="nil"/>
            </w:tcBorders>
            <w:vAlign w:val="center"/>
            <w:hideMark/>
          </w:tcPr>
          <w:p w14:paraId="130DD5E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7.82</w:t>
            </w:r>
          </w:p>
        </w:tc>
        <w:tc>
          <w:tcPr>
            <w:tcW w:w="1730" w:type="dxa"/>
            <w:tcBorders>
              <w:top w:val="nil"/>
              <w:left w:val="nil"/>
              <w:bottom w:val="nil"/>
              <w:right w:val="nil"/>
            </w:tcBorders>
            <w:vAlign w:val="center"/>
            <w:hideMark/>
          </w:tcPr>
          <w:p w14:paraId="14D4418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1.74</w:t>
            </w:r>
          </w:p>
        </w:tc>
        <w:tc>
          <w:tcPr>
            <w:tcW w:w="1515" w:type="dxa"/>
            <w:tcBorders>
              <w:top w:val="nil"/>
              <w:left w:val="nil"/>
              <w:bottom w:val="nil"/>
              <w:right w:val="nil"/>
            </w:tcBorders>
            <w:vAlign w:val="center"/>
            <w:hideMark/>
          </w:tcPr>
          <w:p w14:paraId="2DE1E75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0.25</w:t>
            </w:r>
          </w:p>
        </w:tc>
        <w:tc>
          <w:tcPr>
            <w:tcW w:w="1295" w:type="dxa"/>
            <w:tcBorders>
              <w:top w:val="nil"/>
              <w:left w:val="nil"/>
              <w:bottom w:val="nil"/>
              <w:right w:val="nil"/>
            </w:tcBorders>
            <w:vAlign w:val="center"/>
            <w:hideMark/>
          </w:tcPr>
          <w:p w14:paraId="4E753A5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1.74</w:t>
            </w:r>
          </w:p>
        </w:tc>
        <w:tc>
          <w:tcPr>
            <w:tcW w:w="1295" w:type="dxa"/>
            <w:tcBorders>
              <w:top w:val="nil"/>
              <w:left w:val="nil"/>
              <w:bottom w:val="nil"/>
              <w:right w:val="nil"/>
            </w:tcBorders>
            <w:vAlign w:val="center"/>
            <w:hideMark/>
          </w:tcPr>
          <w:p w14:paraId="024C02D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4.55</w:t>
            </w:r>
          </w:p>
        </w:tc>
        <w:tc>
          <w:tcPr>
            <w:tcW w:w="1122" w:type="dxa"/>
            <w:tcBorders>
              <w:top w:val="nil"/>
              <w:left w:val="nil"/>
              <w:bottom w:val="nil"/>
              <w:right w:val="nil"/>
            </w:tcBorders>
            <w:vAlign w:val="center"/>
            <w:hideMark/>
          </w:tcPr>
          <w:p w14:paraId="391670F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7.08</w:t>
            </w:r>
          </w:p>
        </w:tc>
      </w:tr>
      <w:tr w:rsidR="00F61A78" w:rsidRPr="00F61A78" w14:paraId="0E29C817" w14:textId="77777777">
        <w:trPr>
          <w:trHeight w:val="340"/>
        </w:trPr>
        <w:tc>
          <w:tcPr>
            <w:tcW w:w="2196" w:type="dxa"/>
            <w:tcBorders>
              <w:top w:val="nil"/>
              <w:left w:val="nil"/>
              <w:bottom w:val="nil"/>
              <w:right w:val="nil"/>
            </w:tcBorders>
            <w:vAlign w:val="center"/>
            <w:hideMark/>
          </w:tcPr>
          <w:p w14:paraId="2CBC4220"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ENS US Equity</w:t>
            </w:r>
          </w:p>
        </w:tc>
        <w:tc>
          <w:tcPr>
            <w:tcW w:w="1314" w:type="dxa"/>
            <w:tcBorders>
              <w:top w:val="nil"/>
              <w:left w:val="nil"/>
              <w:bottom w:val="nil"/>
              <w:right w:val="nil"/>
            </w:tcBorders>
            <w:vAlign w:val="center"/>
            <w:hideMark/>
          </w:tcPr>
          <w:p w14:paraId="4D419E1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12.15</w:t>
            </w:r>
          </w:p>
        </w:tc>
        <w:tc>
          <w:tcPr>
            <w:tcW w:w="1730" w:type="dxa"/>
            <w:tcBorders>
              <w:top w:val="nil"/>
              <w:left w:val="nil"/>
              <w:bottom w:val="nil"/>
              <w:right w:val="nil"/>
            </w:tcBorders>
            <w:vAlign w:val="center"/>
            <w:hideMark/>
          </w:tcPr>
          <w:p w14:paraId="695BAC3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9.78</w:t>
            </w:r>
          </w:p>
        </w:tc>
        <w:tc>
          <w:tcPr>
            <w:tcW w:w="1515" w:type="dxa"/>
            <w:tcBorders>
              <w:top w:val="nil"/>
              <w:left w:val="nil"/>
              <w:bottom w:val="nil"/>
              <w:right w:val="nil"/>
            </w:tcBorders>
            <w:vAlign w:val="center"/>
            <w:hideMark/>
          </w:tcPr>
          <w:p w14:paraId="7CEB2A4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1.95</w:t>
            </w:r>
          </w:p>
        </w:tc>
        <w:tc>
          <w:tcPr>
            <w:tcW w:w="1295" w:type="dxa"/>
            <w:tcBorders>
              <w:top w:val="nil"/>
              <w:left w:val="nil"/>
              <w:bottom w:val="nil"/>
              <w:right w:val="nil"/>
            </w:tcBorders>
            <w:vAlign w:val="center"/>
            <w:hideMark/>
          </w:tcPr>
          <w:p w14:paraId="64C1AD4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9.78</w:t>
            </w:r>
          </w:p>
        </w:tc>
        <w:tc>
          <w:tcPr>
            <w:tcW w:w="1295" w:type="dxa"/>
            <w:tcBorders>
              <w:top w:val="nil"/>
              <w:left w:val="nil"/>
              <w:bottom w:val="nil"/>
              <w:right w:val="nil"/>
            </w:tcBorders>
            <w:vAlign w:val="center"/>
            <w:hideMark/>
          </w:tcPr>
          <w:p w14:paraId="75213B3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19.82</w:t>
            </w:r>
          </w:p>
        </w:tc>
        <w:tc>
          <w:tcPr>
            <w:tcW w:w="1122" w:type="dxa"/>
            <w:tcBorders>
              <w:top w:val="nil"/>
              <w:left w:val="nil"/>
              <w:bottom w:val="nil"/>
              <w:right w:val="nil"/>
            </w:tcBorders>
            <w:vAlign w:val="center"/>
            <w:hideMark/>
          </w:tcPr>
          <w:p w14:paraId="16E945D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3.46</w:t>
            </w:r>
          </w:p>
        </w:tc>
      </w:tr>
      <w:tr w:rsidR="00F61A78" w:rsidRPr="00F61A78" w14:paraId="07B89BF2" w14:textId="77777777">
        <w:trPr>
          <w:trHeight w:val="340"/>
        </w:trPr>
        <w:tc>
          <w:tcPr>
            <w:tcW w:w="2196" w:type="dxa"/>
            <w:tcBorders>
              <w:top w:val="nil"/>
              <w:left w:val="nil"/>
              <w:bottom w:val="nil"/>
              <w:right w:val="nil"/>
            </w:tcBorders>
            <w:vAlign w:val="center"/>
            <w:hideMark/>
          </w:tcPr>
          <w:p w14:paraId="73EDD28D"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SHEL LN Equity</w:t>
            </w:r>
          </w:p>
        </w:tc>
        <w:tc>
          <w:tcPr>
            <w:tcW w:w="1314" w:type="dxa"/>
            <w:tcBorders>
              <w:top w:val="nil"/>
              <w:left w:val="nil"/>
              <w:bottom w:val="nil"/>
              <w:right w:val="nil"/>
            </w:tcBorders>
            <w:vAlign w:val="center"/>
            <w:hideMark/>
          </w:tcPr>
          <w:p w14:paraId="05B34DE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8.89</w:t>
            </w:r>
          </w:p>
        </w:tc>
        <w:tc>
          <w:tcPr>
            <w:tcW w:w="1730" w:type="dxa"/>
            <w:tcBorders>
              <w:top w:val="nil"/>
              <w:left w:val="nil"/>
              <w:bottom w:val="nil"/>
              <w:right w:val="nil"/>
            </w:tcBorders>
            <w:vAlign w:val="center"/>
            <w:hideMark/>
          </w:tcPr>
          <w:p w14:paraId="4AC0794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3.42</w:t>
            </w:r>
          </w:p>
        </w:tc>
        <w:tc>
          <w:tcPr>
            <w:tcW w:w="1515" w:type="dxa"/>
            <w:tcBorders>
              <w:top w:val="nil"/>
              <w:left w:val="nil"/>
              <w:bottom w:val="nil"/>
              <w:right w:val="nil"/>
            </w:tcBorders>
            <w:vAlign w:val="center"/>
            <w:hideMark/>
          </w:tcPr>
          <w:p w14:paraId="54FA456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0.79</w:t>
            </w:r>
          </w:p>
        </w:tc>
        <w:tc>
          <w:tcPr>
            <w:tcW w:w="1295" w:type="dxa"/>
            <w:tcBorders>
              <w:top w:val="nil"/>
              <w:left w:val="nil"/>
              <w:bottom w:val="nil"/>
              <w:right w:val="nil"/>
            </w:tcBorders>
            <w:vAlign w:val="center"/>
            <w:hideMark/>
          </w:tcPr>
          <w:p w14:paraId="204576B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3.42</w:t>
            </w:r>
          </w:p>
        </w:tc>
        <w:tc>
          <w:tcPr>
            <w:tcW w:w="1295" w:type="dxa"/>
            <w:tcBorders>
              <w:top w:val="nil"/>
              <w:left w:val="nil"/>
              <w:bottom w:val="nil"/>
              <w:right w:val="nil"/>
            </w:tcBorders>
            <w:vAlign w:val="center"/>
            <w:hideMark/>
          </w:tcPr>
          <w:p w14:paraId="23E8B68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7.4</w:t>
            </w:r>
          </w:p>
        </w:tc>
        <w:tc>
          <w:tcPr>
            <w:tcW w:w="1122" w:type="dxa"/>
            <w:tcBorders>
              <w:top w:val="nil"/>
              <w:left w:val="nil"/>
              <w:bottom w:val="nil"/>
              <w:right w:val="nil"/>
            </w:tcBorders>
            <w:vAlign w:val="center"/>
            <w:hideMark/>
          </w:tcPr>
          <w:p w14:paraId="31AE532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7.25</w:t>
            </w:r>
          </w:p>
        </w:tc>
      </w:tr>
      <w:tr w:rsidR="00F61A78" w:rsidRPr="00F61A78" w14:paraId="60575973" w14:textId="77777777">
        <w:trPr>
          <w:trHeight w:val="340"/>
        </w:trPr>
        <w:tc>
          <w:tcPr>
            <w:tcW w:w="2196" w:type="dxa"/>
            <w:tcBorders>
              <w:top w:val="nil"/>
              <w:left w:val="nil"/>
              <w:bottom w:val="nil"/>
              <w:right w:val="nil"/>
            </w:tcBorders>
            <w:vAlign w:val="center"/>
            <w:hideMark/>
          </w:tcPr>
          <w:p w14:paraId="50433CCC"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SRG IM Equity</w:t>
            </w:r>
          </w:p>
        </w:tc>
        <w:tc>
          <w:tcPr>
            <w:tcW w:w="1314" w:type="dxa"/>
            <w:tcBorders>
              <w:top w:val="nil"/>
              <w:left w:val="nil"/>
              <w:bottom w:val="nil"/>
              <w:right w:val="nil"/>
            </w:tcBorders>
            <w:vAlign w:val="center"/>
            <w:hideMark/>
          </w:tcPr>
          <w:p w14:paraId="3E804C8E"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12.5</w:t>
            </w:r>
          </w:p>
        </w:tc>
        <w:tc>
          <w:tcPr>
            <w:tcW w:w="1730" w:type="dxa"/>
            <w:tcBorders>
              <w:top w:val="nil"/>
              <w:left w:val="nil"/>
              <w:bottom w:val="nil"/>
              <w:right w:val="nil"/>
            </w:tcBorders>
            <w:vAlign w:val="center"/>
            <w:hideMark/>
          </w:tcPr>
          <w:p w14:paraId="5B05B36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5.5</w:t>
            </w:r>
          </w:p>
        </w:tc>
        <w:tc>
          <w:tcPr>
            <w:tcW w:w="1515" w:type="dxa"/>
            <w:tcBorders>
              <w:top w:val="nil"/>
              <w:left w:val="nil"/>
              <w:bottom w:val="nil"/>
              <w:right w:val="nil"/>
            </w:tcBorders>
            <w:vAlign w:val="center"/>
            <w:hideMark/>
          </w:tcPr>
          <w:p w14:paraId="04BFA19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0.1</w:t>
            </w:r>
          </w:p>
        </w:tc>
        <w:tc>
          <w:tcPr>
            <w:tcW w:w="1295" w:type="dxa"/>
            <w:tcBorders>
              <w:top w:val="nil"/>
              <w:left w:val="nil"/>
              <w:bottom w:val="nil"/>
              <w:right w:val="nil"/>
            </w:tcBorders>
            <w:vAlign w:val="center"/>
            <w:hideMark/>
          </w:tcPr>
          <w:p w14:paraId="46A7531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5.5</w:t>
            </w:r>
          </w:p>
        </w:tc>
        <w:tc>
          <w:tcPr>
            <w:tcW w:w="1295" w:type="dxa"/>
            <w:tcBorders>
              <w:top w:val="nil"/>
              <w:left w:val="nil"/>
              <w:bottom w:val="nil"/>
              <w:right w:val="nil"/>
            </w:tcBorders>
            <w:vAlign w:val="center"/>
            <w:hideMark/>
          </w:tcPr>
          <w:p w14:paraId="1C2C1B9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16.28</w:t>
            </w:r>
          </w:p>
        </w:tc>
        <w:tc>
          <w:tcPr>
            <w:tcW w:w="1122" w:type="dxa"/>
            <w:tcBorders>
              <w:top w:val="nil"/>
              <w:left w:val="nil"/>
              <w:bottom w:val="nil"/>
              <w:right w:val="nil"/>
            </w:tcBorders>
            <w:vAlign w:val="center"/>
            <w:hideMark/>
          </w:tcPr>
          <w:p w14:paraId="632A143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4.81</w:t>
            </w:r>
          </w:p>
        </w:tc>
      </w:tr>
      <w:tr w:rsidR="00F61A78" w:rsidRPr="00F61A78" w14:paraId="66D11483" w14:textId="77777777">
        <w:trPr>
          <w:trHeight w:val="340"/>
        </w:trPr>
        <w:tc>
          <w:tcPr>
            <w:tcW w:w="2196" w:type="dxa"/>
            <w:tcBorders>
              <w:top w:val="nil"/>
              <w:left w:val="nil"/>
              <w:bottom w:val="nil"/>
              <w:right w:val="nil"/>
            </w:tcBorders>
            <w:vAlign w:val="center"/>
            <w:hideMark/>
          </w:tcPr>
          <w:p w14:paraId="120F8332"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ULBI US Equity</w:t>
            </w:r>
          </w:p>
        </w:tc>
        <w:tc>
          <w:tcPr>
            <w:tcW w:w="1314" w:type="dxa"/>
            <w:tcBorders>
              <w:top w:val="nil"/>
              <w:left w:val="nil"/>
              <w:bottom w:val="nil"/>
              <w:right w:val="nil"/>
            </w:tcBorders>
            <w:vAlign w:val="center"/>
            <w:hideMark/>
          </w:tcPr>
          <w:p w14:paraId="7828D6A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13.47</w:t>
            </w:r>
          </w:p>
        </w:tc>
        <w:tc>
          <w:tcPr>
            <w:tcW w:w="1730" w:type="dxa"/>
            <w:tcBorders>
              <w:top w:val="nil"/>
              <w:left w:val="nil"/>
              <w:bottom w:val="nil"/>
              <w:right w:val="nil"/>
            </w:tcBorders>
            <w:vAlign w:val="center"/>
            <w:hideMark/>
          </w:tcPr>
          <w:p w14:paraId="51BF9511"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2.61</w:t>
            </w:r>
          </w:p>
        </w:tc>
        <w:tc>
          <w:tcPr>
            <w:tcW w:w="1515" w:type="dxa"/>
            <w:tcBorders>
              <w:top w:val="nil"/>
              <w:left w:val="nil"/>
              <w:bottom w:val="nil"/>
              <w:right w:val="nil"/>
            </w:tcBorders>
            <w:vAlign w:val="center"/>
            <w:hideMark/>
          </w:tcPr>
          <w:p w14:paraId="3DC6834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0.05</w:t>
            </w:r>
          </w:p>
        </w:tc>
        <w:tc>
          <w:tcPr>
            <w:tcW w:w="1295" w:type="dxa"/>
            <w:tcBorders>
              <w:top w:val="nil"/>
              <w:left w:val="nil"/>
              <w:bottom w:val="nil"/>
              <w:right w:val="nil"/>
            </w:tcBorders>
            <w:vAlign w:val="center"/>
            <w:hideMark/>
          </w:tcPr>
          <w:p w14:paraId="03A6BC9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2.61</w:t>
            </w:r>
          </w:p>
        </w:tc>
        <w:tc>
          <w:tcPr>
            <w:tcW w:w="1295" w:type="dxa"/>
            <w:tcBorders>
              <w:top w:val="nil"/>
              <w:left w:val="nil"/>
              <w:bottom w:val="nil"/>
              <w:right w:val="nil"/>
            </w:tcBorders>
            <w:vAlign w:val="center"/>
            <w:hideMark/>
          </w:tcPr>
          <w:p w14:paraId="2E9DD47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3.99</w:t>
            </w:r>
          </w:p>
        </w:tc>
        <w:tc>
          <w:tcPr>
            <w:tcW w:w="1122" w:type="dxa"/>
            <w:tcBorders>
              <w:top w:val="nil"/>
              <w:left w:val="nil"/>
              <w:bottom w:val="nil"/>
              <w:right w:val="nil"/>
            </w:tcBorders>
            <w:vAlign w:val="center"/>
            <w:hideMark/>
          </w:tcPr>
          <w:p w14:paraId="77ED548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2.19</w:t>
            </w:r>
          </w:p>
        </w:tc>
      </w:tr>
      <w:tr w:rsidR="00F61A78" w:rsidRPr="00F61A78" w14:paraId="5CE2CFC9" w14:textId="77777777">
        <w:trPr>
          <w:trHeight w:val="340"/>
        </w:trPr>
        <w:tc>
          <w:tcPr>
            <w:tcW w:w="2196" w:type="dxa"/>
            <w:tcBorders>
              <w:top w:val="nil"/>
              <w:left w:val="nil"/>
              <w:bottom w:val="nil"/>
              <w:right w:val="nil"/>
            </w:tcBorders>
            <w:vAlign w:val="center"/>
            <w:hideMark/>
          </w:tcPr>
          <w:p w14:paraId="7E0CD275"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TTE FP Equity</w:t>
            </w:r>
          </w:p>
        </w:tc>
        <w:tc>
          <w:tcPr>
            <w:tcW w:w="1314" w:type="dxa"/>
            <w:tcBorders>
              <w:top w:val="nil"/>
              <w:left w:val="nil"/>
              <w:bottom w:val="nil"/>
              <w:right w:val="nil"/>
            </w:tcBorders>
            <w:vAlign w:val="center"/>
            <w:hideMark/>
          </w:tcPr>
          <w:p w14:paraId="4CF2CFC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5.76</w:t>
            </w:r>
          </w:p>
        </w:tc>
        <w:tc>
          <w:tcPr>
            <w:tcW w:w="1730" w:type="dxa"/>
            <w:tcBorders>
              <w:top w:val="nil"/>
              <w:left w:val="nil"/>
              <w:bottom w:val="nil"/>
              <w:right w:val="nil"/>
            </w:tcBorders>
            <w:vAlign w:val="center"/>
            <w:hideMark/>
          </w:tcPr>
          <w:p w14:paraId="1A1A207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4.47</w:t>
            </w:r>
          </w:p>
        </w:tc>
        <w:tc>
          <w:tcPr>
            <w:tcW w:w="1515" w:type="dxa"/>
            <w:tcBorders>
              <w:top w:val="nil"/>
              <w:left w:val="nil"/>
              <w:bottom w:val="nil"/>
              <w:right w:val="nil"/>
            </w:tcBorders>
            <w:vAlign w:val="center"/>
            <w:hideMark/>
          </w:tcPr>
          <w:p w14:paraId="775C7C4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1.73</w:t>
            </w:r>
          </w:p>
        </w:tc>
        <w:tc>
          <w:tcPr>
            <w:tcW w:w="1295" w:type="dxa"/>
            <w:tcBorders>
              <w:top w:val="nil"/>
              <w:left w:val="nil"/>
              <w:bottom w:val="nil"/>
              <w:right w:val="nil"/>
            </w:tcBorders>
            <w:vAlign w:val="center"/>
            <w:hideMark/>
          </w:tcPr>
          <w:p w14:paraId="3217893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4.47</w:t>
            </w:r>
          </w:p>
        </w:tc>
        <w:tc>
          <w:tcPr>
            <w:tcW w:w="1295" w:type="dxa"/>
            <w:tcBorders>
              <w:top w:val="nil"/>
              <w:left w:val="nil"/>
              <w:bottom w:val="nil"/>
              <w:right w:val="nil"/>
            </w:tcBorders>
            <w:vAlign w:val="center"/>
            <w:hideMark/>
          </w:tcPr>
          <w:p w14:paraId="4BF8582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10.93</w:t>
            </w:r>
          </w:p>
        </w:tc>
        <w:tc>
          <w:tcPr>
            <w:tcW w:w="1122" w:type="dxa"/>
            <w:tcBorders>
              <w:top w:val="nil"/>
              <w:left w:val="nil"/>
              <w:bottom w:val="nil"/>
              <w:right w:val="nil"/>
            </w:tcBorders>
            <w:vAlign w:val="center"/>
            <w:hideMark/>
          </w:tcPr>
          <w:p w14:paraId="115AA11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6.92</w:t>
            </w:r>
          </w:p>
        </w:tc>
      </w:tr>
      <w:tr w:rsidR="00F61A78" w:rsidRPr="00F61A78" w14:paraId="12BE7B15" w14:textId="77777777">
        <w:trPr>
          <w:trHeight w:val="340"/>
        </w:trPr>
        <w:tc>
          <w:tcPr>
            <w:tcW w:w="2196" w:type="dxa"/>
            <w:tcBorders>
              <w:top w:val="nil"/>
              <w:left w:val="nil"/>
              <w:bottom w:val="nil"/>
              <w:right w:val="nil"/>
            </w:tcBorders>
            <w:vAlign w:val="center"/>
            <w:hideMark/>
          </w:tcPr>
          <w:p w14:paraId="044A4976"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AMRC US Equity</w:t>
            </w:r>
          </w:p>
        </w:tc>
        <w:tc>
          <w:tcPr>
            <w:tcW w:w="1314" w:type="dxa"/>
            <w:tcBorders>
              <w:top w:val="nil"/>
              <w:left w:val="nil"/>
              <w:bottom w:val="nil"/>
              <w:right w:val="nil"/>
            </w:tcBorders>
            <w:vAlign w:val="center"/>
            <w:hideMark/>
          </w:tcPr>
          <w:p w14:paraId="30F0D583"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15.9</w:t>
            </w:r>
          </w:p>
        </w:tc>
        <w:tc>
          <w:tcPr>
            <w:tcW w:w="1730" w:type="dxa"/>
            <w:tcBorders>
              <w:top w:val="nil"/>
              <w:left w:val="nil"/>
              <w:bottom w:val="nil"/>
              <w:right w:val="nil"/>
            </w:tcBorders>
            <w:vAlign w:val="center"/>
            <w:hideMark/>
          </w:tcPr>
          <w:p w14:paraId="223BCB6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1.36</w:t>
            </w:r>
          </w:p>
        </w:tc>
        <w:tc>
          <w:tcPr>
            <w:tcW w:w="1515" w:type="dxa"/>
            <w:tcBorders>
              <w:top w:val="nil"/>
              <w:left w:val="nil"/>
              <w:bottom w:val="nil"/>
              <w:right w:val="nil"/>
            </w:tcBorders>
            <w:vAlign w:val="center"/>
            <w:hideMark/>
          </w:tcPr>
          <w:p w14:paraId="6AF7B6F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0.24</w:t>
            </w:r>
          </w:p>
        </w:tc>
        <w:tc>
          <w:tcPr>
            <w:tcW w:w="1295" w:type="dxa"/>
            <w:tcBorders>
              <w:top w:val="nil"/>
              <w:left w:val="nil"/>
              <w:bottom w:val="nil"/>
              <w:right w:val="nil"/>
            </w:tcBorders>
            <w:vAlign w:val="center"/>
            <w:hideMark/>
          </w:tcPr>
          <w:p w14:paraId="3C33F01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1.36</w:t>
            </w:r>
          </w:p>
        </w:tc>
        <w:tc>
          <w:tcPr>
            <w:tcW w:w="1295" w:type="dxa"/>
            <w:tcBorders>
              <w:top w:val="nil"/>
              <w:left w:val="nil"/>
              <w:bottom w:val="nil"/>
              <w:right w:val="nil"/>
            </w:tcBorders>
            <w:vAlign w:val="center"/>
            <w:hideMark/>
          </w:tcPr>
          <w:p w14:paraId="2F8D5BB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5.66</w:t>
            </w:r>
          </w:p>
        </w:tc>
        <w:tc>
          <w:tcPr>
            <w:tcW w:w="1122" w:type="dxa"/>
            <w:tcBorders>
              <w:top w:val="nil"/>
              <w:left w:val="nil"/>
              <w:bottom w:val="nil"/>
              <w:right w:val="nil"/>
            </w:tcBorders>
            <w:vAlign w:val="center"/>
            <w:hideMark/>
          </w:tcPr>
          <w:p w14:paraId="5D048DB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1.66</w:t>
            </w:r>
          </w:p>
        </w:tc>
      </w:tr>
      <w:tr w:rsidR="00F61A78" w:rsidRPr="00F61A78" w14:paraId="0F71FF93" w14:textId="77777777">
        <w:trPr>
          <w:trHeight w:val="340"/>
        </w:trPr>
        <w:tc>
          <w:tcPr>
            <w:tcW w:w="2196" w:type="dxa"/>
            <w:tcBorders>
              <w:top w:val="nil"/>
              <w:left w:val="nil"/>
              <w:bottom w:val="single" w:sz="4" w:space="0" w:color="auto"/>
              <w:right w:val="nil"/>
            </w:tcBorders>
            <w:vAlign w:val="center"/>
            <w:hideMark/>
          </w:tcPr>
          <w:p w14:paraId="30848BED"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SNX PW Equity</w:t>
            </w:r>
          </w:p>
        </w:tc>
        <w:tc>
          <w:tcPr>
            <w:tcW w:w="1314" w:type="dxa"/>
            <w:tcBorders>
              <w:top w:val="nil"/>
              <w:left w:val="nil"/>
              <w:bottom w:val="single" w:sz="4" w:space="0" w:color="auto"/>
              <w:right w:val="nil"/>
            </w:tcBorders>
            <w:vAlign w:val="center"/>
            <w:hideMark/>
          </w:tcPr>
          <w:p w14:paraId="67F8DEE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27.36</w:t>
            </w:r>
          </w:p>
        </w:tc>
        <w:tc>
          <w:tcPr>
            <w:tcW w:w="1730" w:type="dxa"/>
            <w:tcBorders>
              <w:top w:val="nil"/>
              <w:left w:val="nil"/>
              <w:bottom w:val="single" w:sz="4" w:space="0" w:color="auto"/>
              <w:right w:val="nil"/>
            </w:tcBorders>
            <w:vAlign w:val="center"/>
            <w:hideMark/>
          </w:tcPr>
          <w:p w14:paraId="518B717F"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-6.53</w:t>
            </w:r>
          </w:p>
        </w:tc>
        <w:tc>
          <w:tcPr>
            <w:tcW w:w="1515" w:type="dxa"/>
            <w:tcBorders>
              <w:top w:val="nil"/>
              <w:left w:val="nil"/>
              <w:bottom w:val="single" w:sz="4" w:space="0" w:color="auto"/>
              <w:right w:val="nil"/>
            </w:tcBorders>
            <w:vAlign w:val="center"/>
            <w:hideMark/>
          </w:tcPr>
          <w:p w14:paraId="6D8DF67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-0.12</w:t>
            </w:r>
          </w:p>
        </w:tc>
        <w:tc>
          <w:tcPr>
            <w:tcW w:w="1295" w:type="dxa"/>
            <w:tcBorders>
              <w:top w:val="nil"/>
              <w:left w:val="nil"/>
              <w:bottom w:val="single" w:sz="4" w:space="0" w:color="auto"/>
              <w:right w:val="nil"/>
            </w:tcBorders>
            <w:vAlign w:val="center"/>
            <w:hideMark/>
          </w:tcPr>
          <w:p w14:paraId="7A35318E"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-6.53</w:t>
            </w:r>
          </w:p>
        </w:tc>
        <w:tc>
          <w:tcPr>
            <w:tcW w:w="1295" w:type="dxa"/>
            <w:tcBorders>
              <w:top w:val="nil"/>
              <w:left w:val="nil"/>
              <w:bottom w:val="single" w:sz="4" w:space="0" w:color="auto"/>
              <w:right w:val="nil"/>
            </w:tcBorders>
            <w:vAlign w:val="center"/>
            <w:hideMark/>
          </w:tcPr>
          <w:p w14:paraId="65BB1E3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-20.01</w:t>
            </w:r>
          </w:p>
        </w:tc>
        <w:tc>
          <w:tcPr>
            <w:tcW w:w="1122" w:type="dxa"/>
            <w:tcBorders>
              <w:top w:val="nil"/>
              <w:left w:val="nil"/>
              <w:bottom w:val="single" w:sz="4" w:space="0" w:color="auto"/>
              <w:right w:val="nil"/>
            </w:tcBorders>
            <w:vAlign w:val="center"/>
            <w:hideMark/>
          </w:tcPr>
          <w:p w14:paraId="56838AD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1.88</w:t>
            </w:r>
          </w:p>
        </w:tc>
      </w:tr>
    </w:tbl>
    <w:p w14:paraId="236656FD" w14:textId="77777777" w:rsidR="00F61A78" w:rsidRPr="00F61A78" w:rsidRDefault="00F61A78" w:rsidP="00F61A78">
      <w:pPr>
        <w:spacing w:line="360" w:lineRule="auto"/>
        <w:rPr>
          <w:rFonts w:eastAsiaTheme="minorHAnsi"/>
          <w:kern w:val="0"/>
          <w:szCs w:val="22"/>
          <w:shd w:val="clear" w:color="auto" w:fill="FFFFFF"/>
          <w:lang w:val="en-US" w:eastAsia="en-US"/>
          <w14:ligatures w14:val="none"/>
        </w:rPr>
      </w:pPr>
      <w:r w:rsidRPr="00F61A78">
        <w:rPr>
          <w:rFonts w:eastAsiaTheme="minorHAnsi"/>
          <w:kern w:val="0"/>
          <w:szCs w:val="22"/>
          <w:shd w:val="clear" w:color="auto" w:fill="FFFFFF"/>
          <w:lang w:val="en-US" w:eastAsia="en-US"/>
          <w14:ligatures w14:val="none"/>
        </w:rPr>
        <w:t xml:space="preserve">Table 3 highlights significant differences in financial metrics for various companies in Q3 2025, notably the P/E Values with SNX PW Equity at 27.36 and TTE FP Equity at 5.76. FSLR US Equity leads </w:t>
      </w:r>
      <w:proofErr w:type="gramStart"/>
      <w:r w:rsidRPr="00F61A78">
        <w:rPr>
          <w:rFonts w:eastAsiaTheme="minorHAnsi"/>
          <w:kern w:val="0"/>
          <w:szCs w:val="22"/>
          <w:shd w:val="clear" w:color="auto" w:fill="FFFFFF"/>
          <w:lang w:val="en-US" w:eastAsia="en-US"/>
          <w14:ligatures w14:val="none"/>
        </w:rPr>
        <w:t>in</w:t>
      </w:r>
      <w:proofErr w:type="gramEnd"/>
      <w:r w:rsidRPr="00F61A78">
        <w:rPr>
          <w:rFonts w:eastAsiaTheme="minorHAnsi"/>
          <w:kern w:val="0"/>
          <w:szCs w:val="22"/>
          <w:shd w:val="clear" w:color="auto" w:fill="FFFFFF"/>
          <w:lang w:val="en-US" w:eastAsia="en-US"/>
          <w14:ligatures w14:val="none"/>
        </w:rPr>
        <w:t xml:space="preserve"> Market Capitalization at 11.06, while SNX PW Equity shows a negative valuation. Additionally, ROE varies among companies, reflecting different performance standards and shareholder return efficiencies.</w:t>
      </w:r>
    </w:p>
    <w:p w14:paraId="6D884F1D" w14:textId="77777777" w:rsidR="00F61A78" w:rsidRPr="00F61A78" w:rsidRDefault="00F61A78" w:rsidP="00F61A78">
      <w:pPr>
        <w:keepNext/>
        <w:keepLines/>
        <w:numPr>
          <w:ilvl w:val="0"/>
          <w:numId w:val="1"/>
        </w:numPr>
        <w:spacing w:before="240" w:after="0" w:line="360" w:lineRule="auto"/>
        <w:outlineLvl w:val="0"/>
        <w:rPr>
          <w:rFonts w:eastAsia="Times New Roman" w:cstheme="majorBidi"/>
          <w:b/>
          <w:color w:val="000000" w:themeColor="text1"/>
          <w:kern w:val="0"/>
          <w:sz w:val="28"/>
          <w:szCs w:val="32"/>
          <w:lang w:val="en-US" w:eastAsia="en-US"/>
          <w14:ligatures w14:val="none"/>
        </w:rPr>
      </w:pPr>
      <w:bookmarkStart w:id="15" w:name="_Toc213176064"/>
      <w:r w:rsidRPr="00F61A78">
        <w:rPr>
          <w:rFonts w:eastAsia="Times New Roman" w:cstheme="majorBidi"/>
          <w:b/>
          <w:color w:val="000000" w:themeColor="text1"/>
          <w:kern w:val="0"/>
          <w:sz w:val="28"/>
          <w:szCs w:val="32"/>
          <w:lang w:val="en-US" w:eastAsia="en-US"/>
          <w14:ligatures w14:val="none"/>
        </w:rPr>
        <w:t>Discussion</w:t>
      </w:r>
      <w:bookmarkEnd w:id="15"/>
    </w:p>
    <w:p w14:paraId="214FED05"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The analysis of the data shows a range of risk and performance levels among the firms. For risk, AMRC US Equity has the highest with a standard deviation equal to 6.15E-02 while TTE FP equity, showing lower risk and safer returns, has the lowest standard deviation equal to 1.33E-02. AMRC US Equity and ENS US Equity are firms that have high market betas, which implies market sensitivities (risk) and less stable returns, while SNX PW Equity and SRG IM equity is lower beta firms demonstrating strong resistance to changes in the market. Investors with conservative preferences will like TTE FP EQUITY for its low volatility while risk-seeking investors may choose a higher risk path with AMRC US Equity or ULBI US Equity for potentially higher returns in good markets but higher and substantial downside risk in bad markets, as demonstrated by firms such as FSLR US Equities and ENS US Equity.</w:t>
      </w:r>
    </w:p>
    <w:p w14:paraId="1244986F" w14:textId="77777777" w:rsidR="00F61A78" w:rsidRPr="00F61A78" w:rsidRDefault="00F61A78" w:rsidP="00F61A78">
      <w:pPr>
        <w:spacing w:line="360" w:lineRule="auto"/>
        <w:rPr>
          <w:rFonts w:eastAsia="Times New Roman" w:cs="Times New Roman"/>
          <w:kern w:val="0"/>
          <w:lang w:val="en-US" w:eastAsia="en-US"/>
          <w14:ligatures w14:val="none"/>
        </w:rPr>
      </w:pPr>
      <w:r w:rsidRPr="00F61A78">
        <w:rPr>
          <w:rFonts w:eastAsiaTheme="minorHAnsi"/>
          <w:kern w:val="0"/>
          <w:szCs w:val="22"/>
          <w:lang w:val="en-US" w:eastAsia="en-US"/>
          <w14:ligatures w14:val="none"/>
        </w:rPr>
        <w:t xml:space="preserve">Firms such as FSLR US Equity and ENS US Equity have had strong performance and profitability as represented by high ROA and ROE. SNX PW Equity is contrary to these firms, has a high P/E ratio at 27.36 (suggestion valuation of firm) negative actual returns, and low ESG scores at 1.88 demonstrating poor financial performance. </w:t>
      </w:r>
      <w:r w:rsidRPr="00F61A78">
        <w:rPr>
          <w:rFonts w:eastAsia="Times New Roman" w:cs="Times New Roman"/>
          <w:kern w:val="0"/>
          <w:lang w:val="en-US" w:eastAsia="en-US"/>
          <w14:ligatures w14:val="none"/>
        </w:rPr>
        <w:t>Higher ESG-rated firms like SIE GY Equity and TTE FP Equity emphasize sustainability and demonstrate superior performance.</w:t>
      </w:r>
    </w:p>
    <w:p w14:paraId="6C9895F7" w14:textId="77777777" w:rsidR="00F61A78" w:rsidRPr="00F61A78" w:rsidRDefault="00F61A78" w:rsidP="00F61A78">
      <w:pPr>
        <w:spacing w:line="360" w:lineRule="auto"/>
        <w:rPr>
          <w:rFonts w:eastAsiaTheme="minorHAnsi"/>
          <w:b/>
          <w:kern w:val="0"/>
          <w:szCs w:val="22"/>
          <w:lang w:val="en-US" w:eastAsia="en-US"/>
          <w14:ligatures w14:val="none"/>
        </w:rPr>
      </w:pPr>
    </w:p>
    <w:p w14:paraId="34BE150D" w14:textId="77777777" w:rsidR="00F61A78" w:rsidRPr="00F61A78" w:rsidRDefault="00F61A78" w:rsidP="00F61A78">
      <w:pPr>
        <w:keepNext/>
        <w:keepLines/>
        <w:spacing w:before="240" w:after="0" w:line="360" w:lineRule="auto"/>
        <w:outlineLvl w:val="0"/>
        <w:rPr>
          <w:rFonts w:eastAsia="Times New Roman" w:cstheme="majorBidi"/>
          <w:b/>
          <w:color w:val="000000" w:themeColor="text1"/>
          <w:kern w:val="0"/>
          <w:sz w:val="28"/>
          <w:szCs w:val="32"/>
          <w:lang w:val="en-US" w:eastAsia="en-US"/>
          <w14:ligatures w14:val="none"/>
        </w:rPr>
      </w:pPr>
      <w:bookmarkStart w:id="16" w:name="_Toc213176065"/>
      <w:r w:rsidRPr="00F61A78">
        <w:rPr>
          <w:rFonts w:eastAsia="Times New Roman" w:cstheme="majorBidi"/>
          <w:b/>
          <w:color w:val="000000" w:themeColor="text1"/>
          <w:kern w:val="0"/>
          <w:sz w:val="28"/>
          <w:szCs w:val="32"/>
          <w:lang w:val="en-US" w:eastAsia="en-US"/>
          <w14:ligatures w14:val="none"/>
        </w:rPr>
        <w:t>7. Conclusion</w:t>
      </w:r>
      <w:bookmarkEnd w:id="16"/>
    </w:p>
    <w:p w14:paraId="7B3A51FC"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In banking and finance performance evaluations, several aspects of risk and return are considerably different among firms. High-performing firms such as FSLR US Equity and ENS US Equity show relatively high returns with high risk/volatility, while TTE FP Equity and SNX PW Equity provide more moderate returns with lower risk/volatility, inviting risk-averse investors to engage. Furthermore, firms with ESG ratings above the sector average, such as SIE GY Equity and TTE FP Equity, show a positive association with financial performance and developing sustainability initiatives. These observations provide valuable metrics for investors to assess performance, risk, returns, and overall portfolio diversification.</w:t>
      </w:r>
    </w:p>
    <w:p w14:paraId="07682E94" w14:textId="77777777" w:rsidR="00F61A78" w:rsidRPr="00F61A78" w:rsidRDefault="00F61A78" w:rsidP="00F61A78">
      <w:pPr>
        <w:keepNext/>
        <w:keepLines/>
        <w:spacing w:before="240" w:after="0" w:line="360" w:lineRule="auto"/>
        <w:outlineLvl w:val="0"/>
        <w:rPr>
          <w:rFonts w:eastAsia="Times New Roman" w:cstheme="majorBidi"/>
          <w:b/>
          <w:color w:val="000000" w:themeColor="text1"/>
          <w:kern w:val="0"/>
          <w:sz w:val="28"/>
          <w:szCs w:val="32"/>
          <w:lang w:val="en-US" w:eastAsia="en-US"/>
          <w14:ligatures w14:val="none"/>
        </w:rPr>
      </w:pPr>
      <w:bookmarkStart w:id="17" w:name="_Toc213176066"/>
      <w:r w:rsidRPr="00F61A78">
        <w:rPr>
          <w:rFonts w:eastAsia="Times New Roman" w:cstheme="majorBidi"/>
          <w:b/>
          <w:color w:val="000000" w:themeColor="text1"/>
          <w:kern w:val="0"/>
          <w:sz w:val="28"/>
          <w:szCs w:val="32"/>
          <w:lang w:val="en-US" w:eastAsia="en-US"/>
          <w14:ligatures w14:val="none"/>
        </w:rPr>
        <w:t>8. References</w:t>
      </w:r>
      <w:bookmarkEnd w:id="17"/>
    </w:p>
    <w:p w14:paraId="42CFAB2C" w14:textId="77777777" w:rsidR="00F61A78" w:rsidRPr="00F61A78" w:rsidRDefault="00F61A78" w:rsidP="00F61A78">
      <w:pPr>
        <w:spacing w:line="360" w:lineRule="auto"/>
        <w:rPr>
          <w:rFonts w:eastAsiaTheme="minorHAnsi" w:cs="Times New Roman"/>
          <w:color w:val="222222"/>
          <w:kern w:val="0"/>
          <w:sz w:val="20"/>
          <w:szCs w:val="20"/>
          <w:shd w:val="clear" w:color="auto" w:fill="FFFFFF"/>
          <w:lang w:val="en-US" w:eastAsia="en-US"/>
          <w14:ligatures w14:val="none"/>
        </w:rPr>
      </w:pPr>
    </w:p>
    <w:p w14:paraId="33E694CC" w14:textId="77777777" w:rsidR="00F61A78" w:rsidRPr="00F61A78" w:rsidRDefault="00F61A78" w:rsidP="00F61A78">
      <w:pPr>
        <w:spacing w:line="360" w:lineRule="auto"/>
        <w:rPr>
          <w:rFonts w:eastAsiaTheme="minorHAnsi" w:cs="Times New Roman"/>
          <w:color w:val="222222"/>
          <w:kern w:val="0"/>
          <w:sz w:val="20"/>
          <w:szCs w:val="20"/>
          <w:shd w:val="clear" w:color="auto" w:fill="FFFFFF"/>
          <w:lang w:val="en-US" w:eastAsia="en-US"/>
          <w14:ligatures w14:val="none"/>
        </w:rPr>
      </w:pPr>
    </w:p>
    <w:p w14:paraId="2FE71979" w14:textId="77777777" w:rsidR="00F61A78" w:rsidRPr="00F61A78" w:rsidRDefault="00F61A78" w:rsidP="00F61A78">
      <w:pPr>
        <w:spacing w:line="360" w:lineRule="auto"/>
        <w:ind w:left="720" w:hanging="720"/>
        <w:rPr>
          <w:rFonts w:eastAsiaTheme="minorHAnsi"/>
          <w:color w:val="467886" w:themeColor="hyperlink"/>
          <w:kern w:val="0"/>
          <w:u w:val="single"/>
          <w:lang w:val="en-US" w:eastAsia="en-US"/>
          <w14:ligatures w14:val="none"/>
        </w:rPr>
      </w:pPr>
      <w:r w:rsidRPr="00F61A78">
        <w:rPr>
          <w:rFonts w:eastAsiaTheme="minorHAnsi" w:cs="Times New Roman"/>
          <w:color w:val="222222"/>
          <w:kern w:val="0"/>
          <w:shd w:val="clear" w:color="auto" w:fill="FFFFFF"/>
          <w:lang w:val="en-US" w:eastAsia="en-US"/>
          <w14:ligatures w14:val="none"/>
        </w:rPr>
        <w:t>Allen, F., Brealey, R. A., &amp; Myers, S. C. (2011). </w:t>
      </w:r>
      <w:r w:rsidRPr="00F61A78">
        <w:rPr>
          <w:rFonts w:eastAsiaTheme="minorHAnsi" w:cs="Times New Roman"/>
          <w:i/>
          <w:iCs/>
          <w:color w:val="222222"/>
          <w:kern w:val="0"/>
          <w:shd w:val="clear" w:color="auto" w:fill="FFFFFF"/>
          <w:lang w:val="en-US" w:eastAsia="en-US"/>
          <w14:ligatures w14:val="none"/>
        </w:rPr>
        <w:t>Principles of corporate finance</w:t>
      </w:r>
      <w:r w:rsidRPr="00F61A78">
        <w:rPr>
          <w:rFonts w:eastAsiaTheme="minorHAnsi" w:cs="Times New Roman"/>
          <w:color w:val="222222"/>
          <w:kern w:val="0"/>
          <w:shd w:val="clear" w:color="auto" w:fill="FFFFFF"/>
          <w:lang w:val="en-US" w:eastAsia="en-US"/>
          <w14:ligatures w14:val="none"/>
        </w:rPr>
        <w:t xml:space="preserve"> (p. 1043). New York: McGraw-Hill/Irwin. </w:t>
      </w:r>
      <w:hyperlink r:id="rId24" w:history="1">
        <w:r w:rsidRPr="00F61A78">
          <w:rPr>
            <w:rFonts w:eastAsiaTheme="minorHAnsi" w:cs="Times New Roman"/>
            <w:color w:val="467886" w:themeColor="hyperlink"/>
            <w:kern w:val="0"/>
            <w:u w:val="single"/>
            <w:shd w:val="clear" w:color="auto" w:fill="FFFFFF"/>
            <w:lang w:val="en-US" w:eastAsia="en-US"/>
            <w14:ligatures w14:val="none"/>
          </w:rPr>
          <w:t>https://epage.pub/doc/principles-of-corporate-finance-10th-edition-y4gnrjxon1</w:t>
        </w:r>
      </w:hyperlink>
    </w:p>
    <w:p w14:paraId="4FC8F5BF" w14:textId="77777777" w:rsidR="00F61A78" w:rsidRPr="00F61A78" w:rsidRDefault="00F61A78" w:rsidP="00F61A78">
      <w:pPr>
        <w:spacing w:line="360" w:lineRule="auto"/>
        <w:ind w:left="720" w:hanging="720"/>
        <w:rPr>
          <w:rFonts w:eastAsiaTheme="minorHAnsi"/>
          <w:color w:val="222222"/>
          <w:kern w:val="0"/>
          <w:sz w:val="20"/>
          <w:szCs w:val="20"/>
          <w:lang w:val="en-US" w:eastAsia="en-US"/>
          <w14:ligatures w14:val="none"/>
        </w:rPr>
      </w:pPr>
      <w:r w:rsidRPr="00F61A78">
        <w:rPr>
          <w:rFonts w:eastAsiaTheme="minorHAnsi" w:cs="Times New Roman"/>
          <w:color w:val="222222"/>
          <w:kern w:val="0"/>
          <w:shd w:val="clear" w:color="auto" w:fill="FFFFFF"/>
          <w:lang w:val="en-US" w:eastAsia="en-US"/>
          <w14:ligatures w14:val="none"/>
        </w:rPr>
        <w:t>Brooks, C. (2014). </w:t>
      </w:r>
      <w:r w:rsidRPr="00F61A78">
        <w:rPr>
          <w:rFonts w:eastAsiaTheme="minorHAnsi" w:cs="Times New Roman"/>
          <w:i/>
          <w:iCs/>
          <w:color w:val="222222"/>
          <w:kern w:val="0"/>
          <w:shd w:val="clear" w:color="auto" w:fill="FFFFFF"/>
          <w:lang w:val="en-US" w:eastAsia="en-US"/>
          <w14:ligatures w14:val="none"/>
        </w:rPr>
        <w:t>Introductory econometrics for finance</w:t>
      </w:r>
      <w:r w:rsidRPr="00F61A78">
        <w:rPr>
          <w:rFonts w:eastAsiaTheme="minorHAnsi" w:cs="Times New Roman"/>
          <w:color w:val="222222"/>
          <w:kern w:val="0"/>
          <w:shd w:val="clear" w:color="auto" w:fill="FFFFFF"/>
          <w:lang w:val="en-US" w:eastAsia="en-US"/>
          <w14:ligatures w14:val="none"/>
        </w:rPr>
        <w:t xml:space="preserve">. Cambridge university press.  </w:t>
      </w:r>
      <w:hyperlink r:id="rId25" w:history="1">
        <w:r w:rsidRPr="00F61A78">
          <w:rPr>
            <w:rFonts w:eastAsiaTheme="minorHAnsi" w:cs="Times New Roman"/>
            <w:color w:val="467886" w:themeColor="hyperlink"/>
            <w:kern w:val="0"/>
            <w:u w:val="single"/>
            <w:shd w:val="clear" w:color="auto" w:fill="FFFFFF"/>
            <w:lang w:val="en-US" w:eastAsia="en-US"/>
            <w14:ligatures w14:val="none"/>
          </w:rPr>
          <w:t>https://books.google.com/books?hl=en&amp;lr=&amp;id=qTE4AwAAQBAJ&amp;oi=fnd&amp;pg=PR12&amp;dq=Brooks,+C.+(2019).+Introductory+Econometrics+for+Finance+(5th+ed.).+Cambridge+University+Press.&amp;ots=C1scp613GH&amp;sig=Hg4EWXDmjMouxUCRIZTDjRpWaRM</w:t>
        </w:r>
      </w:hyperlink>
    </w:p>
    <w:p w14:paraId="6B888277" w14:textId="77777777" w:rsidR="00F61A78" w:rsidRPr="00F61A78" w:rsidRDefault="00F61A78" w:rsidP="00F61A78">
      <w:pPr>
        <w:spacing w:line="360" w:lineRule="auto"/>
        <w:ind w:left="720" w:hanging="720"/>
        <w:rPr>
          <w:rFonts w:eastAsiaTheme="minorHAnsi" w:cs="Times New Roman"/>
          <w:kern w:val="0"/>
          <w:lang w:val="fr-FR" w:eastAsia="en-US"/>
          <w14:ligatures w14:val="none"/>
        </w:rPr>
      </w:pPr>
      <w:r w:rsidRPr="00F61A78">
        <w:rPr>
          <w:rFonts w:eastAsiaTheme="minorHAnsi" w:cs="Times New Roman"/>
          <w:kern w:val="0"/>
          <w:lang w:val="en-US" w:eastAsia="en-US"/>
          <w14:ligatures w14:val="none"/>
        </w:rPr>
        <w:t xml:space="preserve">Deepakshi, M., Kamboj, M. G., Kaur, M. T., Garima, M., &amp; Kaur, N. Studying the Share Price Determinants with Regard to EPS, Cash Flows, Market Capitalization, PE Ratio and ROCE for Seeing their Impact on Market Price Per Share for last 10 Years Ending March 31st ie (2015-2024). </w:t>
      </w:r>
      <w:hyperlink r:id="rId26" w:history="1">
        <w:r w:rsidRPr="00F61A78">
          <w:rPr>
            <w:rFonts w:eastAsiaTheme="minorHAnsi" w:cs="Times New Roman"/>
            <w:color w:val="467886" w:themeColor="hyperlink"/>
            <w:kern w:val="0"/>
            <w:u w:val="single"/>
            <w:lang w:val="fr-FR" w:eastAsia="en-US"/>
            <w14:ligatures w14:val="none"/>
          </w:rPr>
          <w:t>https://ijnrefm.com/wp-content/uploads/2025/04/ijnrefm-vol-3-issue2-144.pdf</w:t>
        </w:r>
      </w:hyperlink>
    </w:p>
    <w:p w14:paraId="6F020684" w14:textId="77777777" w:rsidR="00F61A78" w:rsidRPr="00F61A78" w:rsidRDefault="00F61A78" w:rsidP="00F61A78">
      <w:pPr>
        <w:spacing w:line="360" w:lineRule="auto"/>
        <w:ind w:left="720" w:hanging="720"/>
        <w:rPr>
          <w:rFonts w:eastAsiaTheme="minorHAnsi" w:cs="Times New Roman"/>
          <w:color w:val="222222"/>
          <w:kern w:val="0"/>
          <w:shd w:val="clear" w:color="auto" w:fill="FFFFFF"/>
          <w:lang w:val="en-US" w:eastAsia="en-US"/>
          <w14:ligatures w14:val="none"/>
        </w:rPr>
      </w:pPr>
      <w:proofErr w:type="spellStart"/>
      <w:r w:rsidRPr="00F61A78">
        <w:rPr>
          <w:rFonts w:eastAsiaTheme="minorHAnsi" w:cs="Times New Roman"/>
          <w:color w:val="222222"/>
          <w:kern w:val="0"/>
          <w:shd w:val="clear" w:color="auto" w:fill="FFFFFF"/>
          <w:lang w:val="fr-FR" w:eastAsia="en-US"/>
          <w14:ligatures w14:val="none"/>
        </w:rPr>
        <w:t>Engle</w:t>
      </w:r>
      <w:proofErr w:type="spellEnd"/>
      <w:r w:rsidRPr="00F61A78">
        <w:rPr>
          <w:rFonts w:eastAsiaTheme="minorHAnsi" w:cs="Times New Roman"/>
          <w:color w:val="222222"/>
          <w:kern w:val="0"/>
          <w:shd w:val="clear" w:color="auto" w:fill="FFFFFF"/>
          <w:lang w:val="fr-FR" w:eastAsia="en-US"/>
          <w14:ligatures w14:val="none"/>
        </w:rPr>
        <w:t xml:space="preserve">, R. F., &amp; Granger, C. W. (1987). </w:t>
      </w:r>
      <w:r w:rsidRPr="00F61A78">
        <w:rPr>
          <w:rFonts w:eastAsiaTheme="minorHAnsi" w:cs="Times New Roman"/>
          <w:color w:val="222222"/>
          <w:kern w:val="0"/>
          <w:shd w:val="clear" w:color="auto" w:fill="FFFFFF"/>
          <w:lang w:val="en-US" w:eastAsia="en-US"/>
          <w14:ligatures w14:val="none"/>
        </w:rPr>
        <w:t>Co-integration and error correction: representation, estimation, and testing. </w:t>
      </w:r>
      <w:proofErr w:type="spellStart"/>
      <w:r w:rsidRPr="00F61A78">
        <w:rPr>
          <w:rFonts w:eastAsiaTheme="minorHAnsi" w:cs="Times New Roman"/>
          <w:i/>
          <w:iCs/>
          <w:color w:val="222222"/>
          <w:kern w:val="0"/>
          <w:shd w:val="clear" w:color="auto" w:fill="FFFFFF"/>
          <w:lang w:val="en-US" w:eastAsia="en-US"/>
          <w14:ligatures w14:val="none"/>
        </w:rPr>
        <w:t>Econometrica</w:t>
      </w:r>
      <w:proofErr w:type="spellEnd"/>
      <w:r w:rsidRPr="00F61A78">
        <w:rPr>
          <w:rFonts w:eastAsiaTheme="minorHAnsi" w:cs="Times New Roman"/>
          <w:i/>
          <w:iCs/>
          <w:color w:val="222222"/>
          <w:kern w:val="0"/>
          <w:shd w:val="clear" w:color="auto" w:fill="FFFFFF"/>
          <w:lang w:val="en-US" w:eastAsia="en-US"/>
          <w14:ligatures w14:val="none"/>
        </w:rPr>
        <w:t>: journal of the Econometric Society</w:t>
      </w:r>
      <w:r w:rsidRPr="00F61A78">
        <w:rPr>
          <w:rFonts w:eastAsiaTheme="minorHAnsi" w:cs="Times New Roman"/>
          <w:color w:val="222222"/>
          <w:kern w:val="0"/>
          <w:shd w:val="clear" w:color="auto" w:fill="FFFFFF"/>
          <w:lang w:val="en-US" w:eastAsia="en-US"/>
          <w14:ligatures w14:val="none"/>
        </w:rPr>
        <w:t xml:space="preserve">, 251-276. </w:t>
      </w:r>
      <w:hyperlink r:id="rId27" w:history="1">
        <w:r w:rsidRPr="00F61A78">
          <w:rPr>
            <w:rFonts w:eastAsiaTheme="minorHAnsi" w:cs="Times New Roman"/>
            <w:color w:val="467886" w:themeColor="hyperlink"/>
            <w:kern w:val="0"/>
            <w:u w:val="single"/>
            <w:shd w:val="clear" w:color="auto" w:fill="FFFFFF"/>
            <w:lang w:val="en-US" w:eastAsia="en-US"/>
            <w14:ligatures w14:val="none"/>
          </w:rPr>
          <w:t>https://www.jstor.org/stable/1913236</w:t>
        </w:r>
      </w:hyperlink>
    </w:p>
    <w:p w14:paraId="3BC0D663" w14:textId="77777777" w:rsidR="00F61A78" w:rsidRPr="00F61A78" w:rsidRDefault="00F61A78" w:rsidP="00F61A78">
      <w:pPr>
        <w:spacing w:line="360" w:lineRule="auto"/>
        <w:ind w:left="720" w:hanging="720"/>
        <w:rPr>
          <w:rFonts w:eastAsiaTheme="minorHAnsi" w:cs="Times New Roman"/>
          <w:color w:val="222222"/>
          <w:kern w:val="0"/>
          <w:shd w:val="clear" w:color="auto" w:fill="FFFFFF"/>
          <w:lang w:val="en-US" w:eastAsia="en-US"/>
          <w14:ligatures w14:val="none"/>
        </w:rPr>
      </w:pPr>
      <w:r w:rsidRPr="00F61A78">
        <w:rPr>
          <w:rFonts w:eastAsiaTheme="minorHAnsi" w:cs="Times New Roman"/>
          <w:color w:val="222222"/>
          <w:kern w:val="0"/>
          <w:shd w:val="clear" w:color="auto" w:fill="FFFFFF"/>
          <w:lang w:val="en-US" w:eastAsia="en-US"/>
          <w14:ligatures w14:val="none"/>
        </w:rPr>
        <w:t>Fama, E. F., &amp; French, K. R. (1993). Common risk factors in the returns on stocks and bonds. </w:t>
      </w:r>
      <w:r w:rsidRPr="00F61A78">
        <w:rPr>
          <w:rFonts w:eastAsiaTheme="minorHAnsi" w:cs="Times New Roman"/>
          <w:i/>
          <w:iCs/>
          <w:color w:val="222222"/>
          <w:kern w:val="0"/>
          <w:shd w:val="clear" w:color="auto" w:fill="FFFFFF"/>
          <w:lang w:val="en-US" w:eastAsia="en-US"/>
          <w14:ligatures w14:val="none"/>
        </w:rPr>
        <w:t xml:space="preserve">Journal of </w:t>
      </w:r>
      <w:proofErr w:type="gramStart"/>
      <w:r w:rsidRPr="00F61A78">
        <w:rPr>
          <w:rFonts w:eastAsiaTheme="minorHAnsi" w:cs="Times New Roman"/>
          <w:i/>
          <w:iCs/>
          <w:color w:val="222222"/>
          <w:kern w:val="0"/>
          <w:shd w:val="clear" w:color="auto" w:fill="FFFFFF"/>
          <w:lang w:val="en-US" w:eastAsia="en-US"/>
          <w14:ligatures w14:val="none"/>
        </w:rPr>
        <w:t>financial economics</w:t>
      </w:r>
      <w:proofErr w:type="gramEnd"/>
      <w:r w:rsidRPr="00F61A78">
        <w:rPr>
          <w:rFonts w:eastAsiaTheme="minorHAnsi" w:cs="Times New Roman"/>
          <w:color w:val="222222"/>
          <w:kern w:val="0"/>
          <w:shd w:val="clear" w:color="auto" w:fill="FFFFFF"/>
          <w:lang w:val="en-US" w:eastAsia="en-US"/>
          <w14:ligatures w14:val="none"/>
        </w:rPr>
        <w:t>, </w:t>
      </w:r>
      <w:r w:rsidRPr="00F61A78">
        <w:rPr>
          <w:rFonts w:eastAsiaTheme="minorHAnsi" w:cs="Times New Roman"/>
          <w:i/>
          <w:iCs/>
          <w:color w:val="222222"/>
          <w:kern w:val="0"/>
          <w:shd w:val="clear" w:color="auto" w:fill="FFFFFF"/>
          <w:lang w:val="en-US" w:eastAsia="en-US"/>
          <w14:ligatures w14:val="none"/>
        </w:rPr>
        <w:t>33</w:t>
      </w:r>
      <w:r w:rsidRPr="00F61A78">
        <w:rPr>
          <w:rFonts w:eastAsiaTheme="minorHAnsi" w:cs="Times New Roman"/>
          <w:color w:val="222222"/>
          <w:kern w:val="0"/>
          <w:shd w:val="clear" w:color="auto" w:fill="FFFFFF"/>
          <w:lang w:val="en-US" w:eastAsia="en-US"/>
          <w14:ligatures w14:val="none"/>
        </w:rPr>
        <w:t xml:space="preserve">(1), 3-56. </w:t>
      </w:r>
      <w:hyperlink r:id="rId28" w:history="1">
        <w:r w:rsidRPr="00F61A78">
          <w:rPr>
            <w:rFonts w:eastAsiaTheme="minorHAnsi" w:cs="Times New Roman"/>
            <w:color w:val="467886" w:themeColor="hyperlink"/>
            <w:kern w:val="0"/>
            <w:u w:val="single"/>
            <w:shd w:val="clear" w:color="auto" w:fill="FFFFFF"/>
            <w:lang w:val="en-US" w:eastAsia="en-US"/>
            <w14:ligatures w14:val="none"/>
          </w:rPr>
          <w:t>https://www.sciencedirect.com/science/article/pii/0304405X93900235</w:t>
        </w:r>
      </w:hyperlink>
    </w:p>
    <w:p w14:paraId="6FED651C" w14:textId="77777777" w:rsidR="00F61A78" w:rsidRPr="00F61A78" w:rsidRDefault="00F61A78" w:rsidP="00F61A78">
      <w:pPr>
        <w:spacing w:line="360" w:lineRule="auto"/>
        <w:ind w:left="720" w:hanging="720"/>
        <w:rPr>
          <w:rFonts w:eastAsiaTheme="minorHAnsi" w:cs="Times New Roman"/>
          <w:kern w:val="0"/>
          <w:lang w:val="en-US" w:eastAsia="en-US"/>
          <w14:ligatures w14:val="none"/>
        </w:rPr>
      </w:pPr>
      <w:r w:rsidRPr="00F61A78">
        <w:rPr>
          <w:rFonts w:eastAsiaTheme="minorHAnsi" w:cs="Times New Roman"/>
          <w:kern w:val="0"/>
          <w:lang w:val="en-US" w:eastAsia="en-US"/>
          <w14:ligatures w14:val="none"/>
        </w:rPr>
        <w:t xml:space="preserve">Goldstein, I. (2023). Information in financial markets and its real effects. Review of Finance, 27(1), 1-32. </w:t>
      </w:r>
      <w:hyperlink r:id="rId29" w:history="1">
        <w:r w:rsidRPr="00F61A78">
          <w:rPr>
            <w:rFonts w:eastAsiaTheme="minorHAnsi" w:cs="Times New Roman"/>
            <w:color w:val="467886" w:themeColor="hyperlink"/>
            <w:kern w:val="0"/>
            <w:u w:val="single"/>
            <w:lang w:val="en-US" w:eastAsia="en-US"/>
            <w14:ligatures w14:val="none"/>
          </w:rPr>
          <w:t>https://academic.oup.com/rof/article-abstract/27/1/1/6659542</w:t>
        </w:r>
      </w:hyperlink>
    </w:p>
    <w:p w14:paraId="014CD884" w14:textId="77777777" w:rsidR="00F61A78" w:rsidRPr="00F61A78" w:rsidRDefault="00F61A78" w:rsidP="00F61A78">
      <w:pPr>
        <w:spacing w:line="360" w:lineRule="auto"/>
        <w:ind w:left="720" w:hanging="720"/>
        <w:rPr>
          <w:rFonts w:eastAsiaTheme="minorHAnsi" w:cs="Times New Roman"/>
          <w:color w:val="222222"/>
          <w:kern w:val="0"/>
          <w:sz w:val="20"/>
          <w:szCs w:val="20"/>
          <w:shd w:val="clear" w:color="auto" w:fill="FFFFFF"/>
          <w:lang w:val="en-US" w:eastAsia="en-US"/>
          <w14:ligatures w14:val="none"/>
        </w:rPr>
      </w:pPr>
      <w:r w:rsidRPr="00F61A78">
        <w:rPr>
          <w:rFonts w:eastAsiaTheme="minorHAnsi" w:cs="Times New Roman"/>
          <w:color w:val="222222"/>
          <w:kern w:val="0"/>
          <w:sz w:val="20"/>
          <w:szCs w:val="20"/>
          <w:shd w:val="clear" w:color="auto" w:fill="FFFFFF"/>
          <w:lang w:val="en-US" w:eastAsia="en-US"/>
          <w14:ligatures w14:val="none"/>
        </w:rPr>
        <w:t>Gomez, C. (2008). </w:t>
      </w:r>
      <w:r w:rsidRPr="00F61A78">
        <w:rPr>
          <w:rFonts w:eastAsiaTheme="minorHAnsi" w:cs="Times New Roman"/>
          <w:i/>
          <w:iCs/>
          <w:color w:val="222222"/>
          <w:kern w:val="0"/>
          <w:sz w:val="20"/>
          <w:szCs w:val="20"/>
          <w:shd w:val="clear" w:color="auto" w:fill="FFFFFF"/>
          <w:lang w:val="en-US" w:eastAsia="en-US"/>
          <w14:ligatures w14:val="none"/>
        </w:rPr>
        <w:t>Financial markets, institutions, and financial services</w:t>
      </w:r>
      <w:r w:rsidRPr="00F61A78">
        <w:rPr>
          <w:rFonts w:eastAsiaTheme="minorHAnsi" w:cs="Times New Roman"/>
          <w:color w:val="222222"/>
          <w:kern w:val="0"/>
          <w:sz w:val="20"/>
          <w:szCs w:val="20"/>
          <w:shd w:val="clear" w:color="auto" w:fill="FFFFFF"/>
          <w:lang w:val="en-US" w:eastAsia="en-US"/>
          <w14:ligatures w14:val="none"/>
        </w:rPr>
        <w:t xml:space="preserve">. PHI Learning Pvt. Ltd. </w:t>
      </w:r>
      <w:hyperlink r:id="rId30" w:history="1">
        <w:r w:rsidRPr="00F61A78">
          <w:rPr>
            <w:rFonts w:eastAsiaTheme="minorHAnsi" w:cs="Times New Roman"/>
            <w:color w:val="467886" w:themeColor="hyperlink"/>
            <w:kern w:val="0"/>
            <w:sz w:val="20"/>
            <w:szCs w:val="20"/>
            <w:u w:val="single"/>
            <w:shd w:val="clear" w:color="auto" w:fill="FFFFFF"/>
            <w:lang w:val="en-US" w:eastAsia="en-US"/>
            <w14:ligatures w14:val="none"/>
          </w:rPr>
          <w:t>https://books.google.com/books?hl=en&amp;lr=&amp;id=qux6w5n366cC&amp;oi=fnd&amp;pg=PP1&amp;dq=+Financial+Institutions+and+Markets+(12th+ed.).+Cengage+Learning.&amp;ots=2B_eBTklGt&amp;sig=PLomhkJE0Y8i0Wtb6QdeKvxcBJ0</w:t>
        </w:r>
      </w:hyperlink>
    </w:p>
    <w:p w14:paraId="7C1ADE4C" w14:textId="77777777" w:rsidR="00F61A78" w:rsidRPr="00F61A78" w:rsidRDefault="00F61A78" w:rsidP="00F61A78">
      <w:pPr>
        <w:spacing w:line="360" w:lineRule="auto"/>
        <w:rPr>
          <w:rFonts w:eastAsiaTheme="minorHAnsi"/>
          <w:kern w:val="0"/>
          <w:szCs w:val="22"/>
          <w:lang w:val="en-US" w:eastAsia="en-US"/>
          <w14:ligatures w14:val="none"/>
        </w:rPr>
      </w:pPr>
    </w:p>
    <w:p w14:paraId="2DCEF91B" w14:textId="77777777" w:rsidR="00F61A78" w:rsidRPr="00F61A78" w:rsidRDefault="00F61A78" w:rsidP="00F61A78">
      <w:pPr>
        <w:spacing w:line="360" w:lineRule="auto"/>
        <w:rPr>
          <w:rFonts w:eastAsiaTheme="minorHAnsi"/>
          <w:kern w:val="0"/>
          <w:szCs w:val="22"/>
          <w:lang w:val="en-US" w:eastAsia="en-US"/>
          <w14:ligatures w14:val="none"/>
        </w:rPr>
      </w:pPr>
    </w:p>
    <w:p w14:paraId="2D812CC1" w14:textId="5EFEAA00" w:rsidR="004324FF" w:rsidRDefault="00340EAB">
      <w:r>
        <w:fldChar w:fldCharType="begin"/>
      </w:r>
      <w:r>
        <w:instrText xml:space="preserve"> DATE \@ "dd/MM/yyyy HH:mm" </w:instrText>
      </w:r>
      <w:r>
        <w:fldChar w:fldCharType="separate"/>
      </w:r>
      <w:r>
        <w:rPr>
          <w:noProof/>
        </w:rPr>
        <w:t>04/11/2025 19:09</w:t>
      </w:r>
      <w:r>
        <w:fldChar w:fldCharType="end"/>
      </w:r>
    </w:p>
    <w:p w14:paraId="482CE232" w14:textId="0E05935F" w:rsidR="004324FF" w:rsidRPr="00B82599" w:rsidRDefault="004324FF" w:rsidP="00EE01D3">
      <w:pPr>
        <w:pStyle w:val="Heading1"/>
        <w:numPr>
          <w:ilvl w:val="0"/>
          <w:numId w:val="0"/>
        </w:numPr>
        <w:ind w:left="360" w:hanging="360"/>
        <w:rPr>
          <w:highlight w:val="yellow"/>
        </w:rPr>
      </w:pPr>
      <w:r w:rsidRPr="00B82599">
        <w:rPr>
          <w:highlight w:val="yellow"/>
        </w:rPr>
        <w:t>TODO</w:t>
      </w:r>
    </w:p>
    <w:p w14:paraId="581EE2AB" w14:textId="1D7C5C5D" w:rsidR="004324FF" w:rsidRDefault="004324FF">
      <w:r>
        <w:t xml:space="preserve">Numbers in captions </w:t>
      </w:r>
    </w:p>
    <w:p w14:paraId="077CD5DA" w14:textId="71889378" w:rsidR="004324FF" w:rsidRDefault="004324FF">
      <w:r>
        <w:t xml:space="preserve">Fix GT black and maybe no striping </w:t>
      </w:r>
    </w:p>
    <w:p w14:paraId="356272FE" w14:textId="5BD2BAC2" w:rsidR="004324FF" w:rsidRDefault="004324FF">
      <w:r>
        <w:t xml:space="preserve">Read and fix </w:t>
      </w:r>
      <w:proofErr w:type="gramStart"/>
      <w:r>
        <w:t>punctuation :p</w:t>
      </w:r>
      <w:proofErr w:type="gramEnd"/>
    </w:p>
    <w:p w14:paraId="273949D8" w14:textId="49563ADA" w:rsidR="004324FF" w:rsidRDefault="004324FF">
      <w:r>
        <w:t xml:space="preserve">Better spacing so maybe we don’t have the </w:t>
      </w:r>
      <w:proofErr w:type="spellStart"/>
      <w:r>
        <w:t>desc</w:t>
      </w:r>
      <w:proofErr w:type="spellEnd"/>
      <w:r>
        <w:t xml:space="preserve"> table in the other page </w:t>
      </w:r>
    </w:p>
    <w:p w14:paraId="5E757440" w14:textId="1D00DF57" w:rsidR="00B82599" w:rsidRDefault="004324FF" w:rsidP="00B82599">
      <w:r>
        <w:t>Remove sections to have consistent page numbers</w:t>
      </w:r>
    </w:p>
    <w:p w14:paraId="4407617A" w14:textId="6606BD12" w:rsidR="00B82599" w:rsidRDefault="00EE01D3" w:rsidP="00B82599">
      <w:r>
        <w:t>Possibly rethink that we do all the prices stuff and then all the Ratios stuff</w:t>
      </w:r>
    </w:p>
    <w:p w14:paraId="5BD47CED" w14:textId="77777777" w:rsidR="00EE01D3" w:rsidRDefault="00EE01D3" w:rsidP="00B82599"/>
    <w:sectPr w:rsidR="00EE01D3" w:rsidSect="00B154EB">
      <w:pgSz w:w="11906" w:h="16838" w:code="9"/>
      <w:pgMar w:top="1440"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94E0B" w14:textId="77777777" w:rsidR="00B86E69" w:rsidRDefault="00B86E69" w:rsidP="00B86E69">
      <w:pPr>
        <w:spacing w:after="0" w:line="240" w:lineRule="auto"/>
      </w:pPr>
      <w:r>
        <w:separator/>
      </w:r>
    </w:p>
  </w:endnote>
  <w:endnote w:type="continuationSeparator" w:id="0">
    <w:p w14:paraId="1C9A691D" w14:textId="77777777" w:rsidR="00B86E69" w:rsidRDefault="00B86E69" w:rsidP="00B8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7F13" w14:textId="77777777" w:rsidR="00B86E69" w:rsidRDefault="00B86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621617"/>
      <w:docPartObj>
        <w:docPartGallery w:val="Page Numbers (Bottom of Page)"/>
        <w:docPartUnique/>
      </w:docPartObj>
    </w:sdtPr>
    <w:sdtEndPr>
      <w:rPr>
        <w:noProof/>
      </w:rPr>
    </w:sdtEndPr>
    <w:sdtContent>
      <w:p w14:paraId="541EFB98" w14:textId="10159062" w:rsidR="00B86E69" w:rsidRDefault="00B86E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6BA1F" w14:textId="77777777" w:rsidR="00B86E69" w:rsidRDefault="00B86E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8A7F" w14:textId="77777777" w:rsidR="00B86E69" w:rsidRDefault="00B86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3C5CF" w14:textId="77777777" w:rsidR="00B86E69" w:rsidRDefault="00B86E69" w:rsidP="00B86E69">
      <w:pPr>
        <w:spacing w:after="0" w:line="240" w:lineRule="auto"/>
      </w:pPr>
      <w:r>
        <w:separator/>
      </w:r>
    </w:p>
  </w:footnote>
  <w:footnote w:type="continuationSeparator" w:id="0">
    <w:p w14:paraId="24600167" w14:textId="77777777" w:rsidR="00B86E69" w:rsidRDefault="00B86E69" w:rsidP="00B86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81C8" w14:textId="77777777" w:rsidR="00B86E69" w:rsidRDefault="00B86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C3E3" w14:textId="77777777" w:rsidR="00B86E69" w:rsidRDefault="00B86E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5F84" w14:textId="77777777" w:rsidR="00B86E69" w:rsidRDefault="00B86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788"/>
    <w:multiLevelType w:val="multilevel"/>
    <w:tmpl w:val="A2B814D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9A50A62"/>
    <w:multiLevelType w:val="multilevel"/>
    <w:tmpl w:val="E092C666"/>
    <w:lvl w:ilvl="0">
      <w:start w:val="4"/>
      <w:numFmt w:val="decimal"/>
      <w:pStyle w:val="Heading1"/>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7256D2E"/>
    <w:multiLevelType w:val="hybridMultilevel"/>
    <w:tmpl w:val="91C00FE8"/>
    <w:lvl w:ilvl="0" w:tplc="F45CFDC8">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2F3D0C"/>
    <w:multiLevelType w:val="hybridMultilevel"/>
    <w:tmpl w:val="8B76A4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D952DC8"/>
    <w:multiLevelType w:val="multilevel"/>
    <w:tmpl w:val="1FF0B8D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483231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6132029">
    <w:abstractNumId w:val="1"/>
  </w:num>
  <w:num w:numId="3" w16cid:durableId="1335305757">
    <w:abstractNumId w:val="3"/>
  </w:num>
  <w:num w:numId="4" w16cid:durableId="989601662">
    <w:abstractNumId w:val="4"/>
  </w:num>
  <w:num w:numId="5" w16cid:durableId="1222863521">
    <w:abstractNumId w:val="0"/>
  </w:num>
  <w:num w:numId="6" w16cid:durableId="1397895485">
    <w:abstractNumId w:val="2"/>
  </w:num>
  <w:num w:numId="7" w16cid:durableId="6016484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etro Rota">
    <w15:presenceInfo w15:providerId="Windows Live" w15:userId="e6d1e36d4b3e66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78"/>
    <w:rsid w:val="00036282"/>
    <w:rsid w:val="00097934"/>
    <w:rsid w:val="000A1A12"/>
    <w:rsid w:val="001404AB"/>
    <w:rsid w:val="00153948"/>
    <w:rsid w:val="001830C4"/>
    <w:rsid w:val="001A09FF"/>
    <w:rsid w:val="002008D1"/>
    <w:rsid w:val="00233102"/>
    <w:rsid w:val="002456AF"/>
    <w:rsid w:val="002948D1"/>
    <w:rsid w:val="00307E58"/>
    <w:rsid w:val="00340EAB"/>
    <w:rsid w:val="003F5E00"/>
    <w:rsid w:val="00410CEF"/>
    <w:rsid w:val="004324FF"/>
    <w:rsid w:val="004937EE"/>
    <w:rsid w:val="004B00B5"/>
    <w:rsid w:val="0050245A"/>
    <w:rsid w:val="00512FB6"/>
    <w:rsid w:val="005265B3"/>
    <w:rsid w:val="005541AE"/>
    <w:rsid w:val="005C69C0"/>
    <w:rsid w:val="005F30C4"/>
    <w:rsid w:val="005F30CD"/>
    <w:rsid w:val="006109C9"/>
    <w:rsid w:val="00655EFA"/>
    <w:rsid w:val="0065667E"/>
    <w:rsid w:val="006620AF"/>
    <w:rsid w:val="00673822"/>
    <w:rsid w:val="006A2A1C"/>
    <w:rsid w:val="006D4FE3"/>
    <w:rsid w:val="007123BF"/>
    <w:rsid w:val="007357BD"/>
    <w:rsid w:val="00791871"/>
    <w:rsid w:val="007A76DD"/>
    <w:rsid w:val="007E3B6A"/>
    <w:rsid w:val="007F6BDC"/>
    <w:rsid w:val="008279F2"/>
    <w:rsid w:val="00831174"/>
    <w:rsid w:val="008B25A6"/>
    <w:rsid w:val="008B6600"/>
    <w:rsid w:val="008C00E2"/>
    <w:rsid w:val="008F2AD4"/>
    <w:rsid w:val="0091091C"/>
    <w:rsid w:val="00952AF0"/>
    <w:rsid w:val="00953F9F"/>
    <w:rsid w:val="009B7ECC"/>
    <w:rsid w:val="009E04A3"/>
    <w:rsid w:val="00A01188"/>
    <w:rsid w:val="00A26C0C"/>
    <w:rsid w:val="00A33F90"/>
    <w:rsid w:val="00AA2489"/>
    <w:rsid w:val="00AB0732"/>
    <w:rsid w:val="00B154EB"/>
    <w:rsid w:val="00B43F2A"/>
    <w:rsid w:val="00B82599"/>
    <w:rsid w:val="00B86E69"/>
    <w:rsid w:val="00C12A86"/>
    <w:rsid w:val="00C4329D"/>
    <w:rsid w:val="00C659C3"/>
    <w:rsid w:val="00C70521"/>
    <w:rsid w:val="00D216B6"/>
    <w:rsid w:val="00D5299A"/>
    <w:rsid w:val="00D578FB"/>
    <w:rsid w:val="00D70C59"/>
    <w:rsid w:val="00E125B9"/>
    <w:rsid w:val="00E663B9"/>
    <w:rsid w:val="00EE01D3"/>
    <w:rsid w:val="00F07FAA"/>
    <w:rsid w:val="00F1249A"/>
    <w:rsid w:val="00F61A78"/>
    <w:rsid w:val="00F943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113DB1"/>
  <w15:chartTrackingRefBased/>
  <w15:docId w15:val="{982CF135-EA03-6D45-9D5F-808A2C67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948"/>
    <w:pPr>
      <w:jc w:val="both"/>
    </w:pPr>
    <w:rPr>
      <w:rFonts w:ascii="Times New Roman" w:hAnsi="Times New Roman"/>
    </w:rPr>
  </w:style>
  <w:style w:type="paragraph" w:styleId="Heading1">
    <w:name w:val="heading 1"/>
    <w:basedOn w:val="Normal"/>
    <w:next w:val="Normal"/>
    <w:link w:val="Heading1Char"/>
    <w:autoRedefine/>
    <w:uiPriority w:val="9"/>
    <w:qFormat/>
    <w:rsid w:val="00307E58"/>
    <w:pPr>
      <w:keepNext/>
      <w:keepLines/>
      <w:numPr>
        <w:numId w:val="2"/>
      </w:numPr>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5394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F61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58"/>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15394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F61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A78"/>
    <w:rPr>
      <w:rFonts w:eastAsiaTheme="majorEastAsia" w:cstheme="majorBidi"/>
      <w:color w:val="272727" w:themeColor="text1" w:themeTint="D8"/>
    </w:rPr>
  </w:style>
  <w:style w:type="paragraph" w:styleId="Title">
    <w:name w:val="Title"/>
    <w:basedOn w:val="Normal"/>
    <w:next w:val="Normal"/>
    <w:link w:val="TitleChar"/>
    <w:uiPriority w:val="10"/>
    <w:qFormat/>
    <w:rsid w:val="00F61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A78"/>
    <w:pPr>
      <w:spacing w:before="160"/>
      <w:jc w:val="center"/>
    </w:pPr>
    <w:rPr>
      <w:i/>
      <w:iCs/>
      <w:color w:val="404040" w:themeColor="text1" w:themeTint="BF"/>
    </w:rPr>
  </w:style>
  <w:style w:type="character" w:customStyle="1" w:styleId="QuoteChar">
    <w:name w:val="Quote Char"/>
    <w:basedOn w:val="DefaultParagraphFont"/>
    <w:link w:val="Quote"/>
    <w:uiPriority w:val="29"/>
    <w:rsid w:val="00F61A78"/>
    <w:rPr>
      <w:i/>
      <w:iCs/>
      <w:color w:val="404040" w:themeColor="text1" w:themeTint="BF"/>
    </w:rPr>
  </w:style>
  <w:style w:type="paragraph" w:styleId="ListParagraph">
    <w:name w:val="List Paragraph"/>
    <w:basedOn w:val="Normal"/>
    <w:uiPriority w:val="34"/>
    <w:qFormat/>
    <w:rsid w:val="00F61A78"/>
    <w:pPr>
      <w:ind w:left="720"/>
      <w:contextualSpacing/>
    </w:pPr>
  </w:style>
  <w:style w:type="character" w:styleId="IntenseEmphasis">
    <w:name w:val="Intense Emphasis"/>
    <w:basedOn w:val="DefaultParagraphFont"/>
    <w:uiPriority w:val="21"/>
    <w:qFormat/>
    <w:rsid w:val="00F61A78"/>
    <w:rPr>
      <w:i/>
      <w:iCs/>
      <w:color w:val="0F4761" w:themeColor="accent1" w:themeShade="BF"/>
    </w:rPr>
  </w:style>
  <w:style w:type="paragraph" w:styleId="IntenseQuote">
    <w:name w:val="Intense Quote"/>
    <w:basedOn w:val="Normal"/>
    <w:next w:val="Normal"/>
    <w:link w:val="IntenseQuoteChar"/>
    <w:uiPriority w:val="30"/>
    <w:qFormat/>
    <w:rsid w:val="00F61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A78"/>
    <w:rPr>
      <w:i/>
      <w:iCs/>
      <w:color w:val="0F4761" w:themeColor="accent1" w:themeShade="BF"/>
    </w:rPr>
  </w:style>
  <w:style w:type="character" w:styleId="IntenseReference">
    <w:name w:val="Intense Reference"/>
    <w:basedOn w:val="DefaultParagraphFont"/>
    <w:uiPriority w:val="32"/>
    <w:qFormat/>
    <w:rsid w:val="00F61A78"/>
    <w:rPr>
      <w:b/>
      <w:bCs/>
      <w:smallCaps/>
      <w:color w:val="0F4761" w:themeColor="accent1" w:themeShade="BF"/>
      <w:spacing w:val="5"/>
    </w:rPr>
  </w:style>
  <w:style w:type="character" w:styleId="Hyperlink">
    <w:name w:val="Hyperlink"/>
    <w:basedOn w:val="DefaultParagraphFont"/>
    <w:uiPriority w:val="99"/>
    <w:unhideWhenUsed/>
    <w:rsid w:val="00F61A78"/>
    <w:rPr>
      <w:color w:val="467886" w:themeColor="hyperlink"/>
      <w:u w:val="single"/>
    </w:rPr>
  </w:style>
  <w:style w:type="paragraph" w:styleId="TOC1">
    <w:name w:val="toc 1"/>
    <w:basedOn w:val="Normal"/>
    <w:next w:val="Normal"/>
    <w:autoRedefine/>
    <w:uiPriority w:val="39"/>
    <w:unhideWhenUsed/>
    <w:rsid w:val="00F61A78"/>
    <w:pPr>
      <w:spacing w:after="100" w:line="360" w:lineRule="auto"/>
    </w:pPr>
    <w:rPr>
      <w:rFonts w:eastAsiaTheme="minorHAnsi"/>
      <w:kern w:val="0"/>
      <w:szCs w:val="22"/>
      <w:lang w:val="en-US" w:eastAsia="en-US"/>
      <w14:ligatures w14:val="none"/>
    </w:rPr>
  </w:style>
  <w:style w:type="paragraph" w:styleId="TOC2">
    <w:name w:val="toc 2"/>
    <w:basedOn w:val="Normal"/>
    <w:next w:val="Normal"/>
    <w:autoRedefine/>
    <w:uiPriority w:val="39"/>
    <w:unhideWhenUsed/>
    <w:rsid w:val="00F61A78"/>
    <w:pPr>
      <w:spacing w:after="100" w:line="360" w:lineRule="auto"/>
      <w:ind w:left="240"/>
    </w:pPr>
    <w:rPr>
      <w:rFonts w:eastAsiaTheme="minorHAnsi"/>
      <w:kern w:val="0"/>
      <w:szCs w:val="22"/>
      <w:lang w:val="en-US" w:eastAsia="en-US"/>
      <w14:ligatures w14:val="none"/>
    </w:rPr>
  </w:style>
  <w:style w:type="paragraph" w:styleId="NoSpacing">
    <w:name w:val="No Spacing"/>
    <w:aliases w:val="Table Caption"/>
    <w:uiPriority w:val="1"/>
    <w:qFormat/>
    <w:rsid w:val="00B154EB"/>
    <w:pPr>
      <w:spacing w:after="0" w:line="240" w:lineRule="auto"/>
      <w:jc w:val="center"/>
    </w:pPr>
    <w:rPr>
      <w:rFonts w:ascii="Times New Roman" w:eastAsiaTheme="minorHAnsi" w:hAnsi="Times New Roman"/>
      <w:b/>
      <w:i/>
      <w:color w:val="000000" w:themeColor="text1"/>
      <w:kern w:val="0"/>
      <w:sz w:val="20"/>
      <w:szCs w:val="22"/>
      <w:lang w:val="en-US" w:eastAsia="en-US"/>
      <w14:ligatures w14:val="none"/>
    </w:rPr>
  </w:style>
  <w:style w:type="paragraph" w:styleId="TOCHeading">
    <w:name w:val="TOC Heading"/>
    <w:basedOn w:val="Heading1"/>
    <w:next w:val="Normal"/>
    <w:uiPriority w:val="39"/>
    <w:semiHidden/>
    <w:unhideWhenUsed/>
    <w:qFormat/>
    <w:rsid w:val="00F61A78"/>
    <w:pPr>
      <w:spacing w:before="240" w:after="0" w:line="256" w:lineRule="auto"/>
      <w:outlineLvl w:val="9"/>
    </w:pPr>
    <w:rPr>
      <w:kern w:val="0"/>
      <w:sz w:val="32"/>
      <w:szCs w:val="32"/>
      <w:lang w:val="en-US" w:eastAsia="en-US"/>
      <w14:ligatures w14:val="none"/>
    </w:rPr>
  </w:style>
  <w:style w:type="character" w:styleId="Strong">
    <w:name w:val="Strong"/>
    <w:basedOn w:val="DefaultParagraphFont"/>
    <w:uiPriority w:val="22"/>
    <w:qFormat/>
    <w:rsid w:val="00F61A78"/>
    <w:rPr>
      <w:b/>
      <w:bCs/>
    </w:rPr>
  </w:style>
  <w:style w:type="table" w:styleId="TableGrid">
    <w:name w:val="Table Grid"/>
    <w:basedOn w:val="TableNormal"/>
    <w:uiPriority w:val="39"/>
    <w:rsid w:val="008C00E2"/>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65B3"/>
    <w:pPr>
      <w:spacing w:after="0" w:line="240" w:lineRule="auto"/>
    </w:pPr>
  </w:style>
  <w:style w:type="character" w:styleId="PlaceholderText">
    <w:name w:val="Placeholder Text"/>
    <w:basedOn w:val="DefaultParagraphFont"/>
    <w:uiPriority w:val="99"/>
    <w:semiHidden/>
    <w:rsid w:val="005C69C0"/>
    <w:rPr>
      <w:color w:val="666666"/>
    </w:rPr>
  </w:style>
  <w:style w:type="paragraph" w:styleId="Header">
    <w:name w:val="header"/>
    <w:basedOn w:val="Normal"/>
    <w:link w:val="HeaderChar"/>
    <w:uiPriority w:val="99"/>
    <w:unhideWhenUsed/>
    <w:rsid w:val="00B86E69"/>
    <w:pPr>
      <w:tabs>
        <w:tab w:val="center" w:pos="4986"/>
        <w:tab w:val="right" w:pos="9972"/>
      </w:tabs>
      <w:spacing w:after="0" w:line="240" w:lineRule="auto"/>
    </w:pPr>
  </w:style>
  <w:style w:type="character" w:customStyle="1" w:styleId="HeaderChar">
    <w:name w:val="Header Char"/>
    <w:basedOn w:val="DefaultParagraphFont"/>
    <w:link w:val="Header"/>
    <w:uiPriority w:val="99"/>
    <w:rsid w:val="00B86E69"/>
    <w:rPr>
      <w:rFonts w:ascii="Times New Roman" w:hAnsi="Times New Roman"/>
    </w:rPr>
  </w:style>
  <w:style w:type="paragraph" w:styleId="Footer">
    <w:name w:val="footer"/>
    <w:basedOn w:val="Normal"/>
    <w:link w:val="FooterChar"/>
    <w:uiPriority w:val="99"/>
    <w:unhideWhenUsed/>
    <w:rsid w:val="00B86E69"/>
    <w:pPr>
      <w:tabs>
        <w:tab w:val="center" w:pos="4986"/>
        <w:tab w:val="right" w:pos="9972"/>
      </w:tabs>
      <w:spacing w:after="0" w:line="240" w:lineRule="auto"/>
    </w:pPr>
  </w:style>
  <w:style w:type="character" w:customStyle="1" w:styleId="FooterChar">
    <w:name w:val="Footer Char"/>
    <w:basedOn w:val="DefaultParagraphFont"/>
    <w:link w:val="Footer"/>
    <w:uiPriority w:val="99"/>
    <w:rsid w:val="00B86E6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ijnrefm.com/wp-content/uploads/2025/04/ijnrefm-vol-3-issue2-144.pdf"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books.google.com/books?hl=en&amp;lr=&amp;id=qTE4AwAAQBAJ&amp;oi=fnd&amp;pg=PR12&amp;dq=Brooks,+C.+(2019).+Introductory+Econometrics+for+Finance+(5th+ed.).+Cambridge+University+Press.&amp;ots=C1scp613GH&amp;sig=Hg4EWXDmjMouxUCRIZTDjRpWaR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academic.oup.com/rof/article-abstract/27/1/1/66595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epage.pub/doc/principles-of-corporate-finance-10th-edition-y4gnrjxon1"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sciencedirect.com/science/article/pii/0304405X93900235"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jstor.org/stable/1913236" TargetMode="External"/><Relationship Id="rId30" Type="http://schemas.openxmlformats.org/officeDocument/2006/relationships/hyperlink" Target="https://books.google.com/books?hl=en&amp;lr=&amp;id=qux6w5n366cC&amp;oi=fnd&amp;pg=PP1&amp;dq=+Financial+Institutions+and+Markets+(12th+ed.).+Cengage+Learning.&amp;ots=2B_eBTklGt&amp;sig=PLomhkJE0Y8i0Wtb6QdeKvxcBJ0"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17</Pages>
  <Words>2808</Words>
  <Characters>17301</Characters>
  <Application>Microsoft Office Word</Application>
  <DocSecurity>0</DocSecurity>
  <Lines>2471</Lines>
  <Paragraphs>2513</Paragraphs>
  <ScaleCrop>false</ScaleCrop>
  <Company/>
  <LinksUpToDate>false</LinksUpToDate>
  <CharactersWithSpaces>17596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PG-Rota, Pietro</cp:lastModifiedBy>
  <cp:revision>72</cp:revision>
  <dcterms:created xsi:type="dcterms:W3CDTF">2025-11-04T13:53:00Z</dcterms:created>
  <dcterms:modified xsi:type="dcterms:W3CDTF">2025-11-04T19:29:00Z</dcterms:modified>
</cp:coreProperties>
</file>